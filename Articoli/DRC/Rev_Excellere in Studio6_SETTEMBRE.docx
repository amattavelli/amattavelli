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AB047" w14:textId="17001B64" w:rsidR="00C27A32" w:rsidRPr="001878CC" w:rsidRDefault="002B0A10" w:rsidP="002B0A10">
      <w:pPr>
        <w:pStyle w:val="Titolo1"/>
        <w:jc w:val="both"/>
        <w:rPr>
          <w:b/>
        </w:rPr>
      </w:pPr>
      <w:proofErr w:type="spellStart"/>
      <w:r>
        <w:rPr>
          <w:b/>
        </w:rPr>
        <w:t>Excellere</w:t>
      </w:r>
      <w:proofErr w:type="spellEnd"/>
      <w:r>
        <w:rPr>
          <w:b/>
        </w:rPr>
        <w:t xml:space="preserve"> in Studio 6</w:t>
      </w:r>
      <w:r w:rsidR="00C27A32" w:rsidRPr="001878CC">
        <w:rPr>
          <w:b/>
        </w:rPr>
        <w:t xml:space="preserve">: </w:t>
      </w:r>
      <w:r w:rsidR="00745969">
        <w:rPr>
          <w:b/>
        </w:rPr>
        <w:t>le Tabelle Pivot</w:t>
      </w:r>
      <w:r w:rsidR="00DC3DB5">
        <w:rPr>
          <w:b/>
        </w:rPr>
        <w:t xml:space="preserve"> (</w:t>
      </w:r>
      <w:r>
        <w:rPr>
          <w:b/>
        </w:rPr>
        <w:t>I</w:t>
      </w:r>
      <w:r w:rsidR="00DC3DB5">
        <w:rPr>
          <w:b/>
        </w:rPr>
        <w:t>I parte)</w:t>
      </w:r>
      <w:r>
        <w:rPr>
          <w:b/>
        </w:rPr>
        <w:t>: applicazi</w:t>
      </w:r>
      <w:r w:rsidR="00581CA6">
        <w:rPr>
          <w:b/>
        </w:rPr>
        <w:t>one ai dichiarativi</w:t>
      </w:r>
      <w:del w:id="0" w:author="Roberta Nicoletti" w:date="2018-09-07T14:22:00Z">
        <w:r w:rsidR="00581CA6" w:rsidDel="00177909">
          <w:rPr>
            <w:b/>
          </w:rPr>
          <w:delText xml:space="preserve"> e ai bilanci</w:delText>
        </w:r>
      </w:del>
    </w:p>
    <w:p w14:paraId="76B989E0" w14:textId="4EEC2BEC" w:rsidR="00C27A32" w:rsidRDefault="00C27A32" w:rsidP="002B0A10">
      <w:pPr>
        <w:pStyle w:val="Titolo2"/>
        <w:spacing w:line="360" w:lineRule="auto"/>
        <w:jc w:val="both"/>
      </w:pPr>
      <w:r>
        <w:t>INTRODUZIONE</w:t>
      </w:r>
    </w:p>
    <w:p w14:paraId="79AB46A1" w14:textId="6E675449" w:rsidR="002B0A10" w:rsidRDefault="002B0A10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“Da qui messere si domina la valle” cantava nel secolo scorso il Banco del Mutuo Soccorso. </w:t>
      </w:r>
    </w:p>
    <w:p w14:paraId="112794E4" w14:textId="63AAE1B9" w:rsidR="002B0A10" w:rsidRDefault="002B0A10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Chi</w:t>
      </w:r>
      <w:r w:rsidR="00940A46">
        <w:rPr>
          <w:rFonts w:ascii="Calibri" w:hAnsi="Calibri"/>
          <w:sz w:val="22"/>
          <w:szCs w:val="22"/>
        </w:rPr>
        <w:t xml:space="preserve"> ha</w:t>
      </w:r>
      <w:r>
        <w:rPr>
          <w:rFonts w:ascii="Calibri" w:hAnsi="Calibri"/>
          <w:sz w:val="22"/>
          <w:szCs w:val="22"/>
        </w:rPr>
        <w:t xml:space="preserve"> avuto la pazienza, che a questo punto si può </w:t>
      </w:r>
      <w:r w:rsidR="00940A46">
        <w:rPr>
          <w:rFonts w:ascii="Calibri" w:hAnsi="Calibri"/>
          <w:sz w:val="22"/>
          <w:szCs w:val="22"/>
        </w:rPr>
        <w:t xml:space="preserve">quasi </w:t>
      </w:r>
      <w:r>
        <w:rPr>
          <w:rFonts w:ascii="Calibri" w:hAnsi="Calibri"/>
          <w:sz w:val="22"/>
          <w:szCs w:val="22"/>
        </w:rPr>
        <w:t xml:space="preserve">definire dedizione, di seguirmi dalla prima puntata, può pronunciare con cognizione di causa la stessa frase riferita al </w:t>
      </w:r>
      <w:r w:rsidR="00581CA6">
        <w:rPr>
          <w:rFonts w:ascii="Calibri" w:hAnsi="Calibri"/>
          <w:sz w:val="22"/>
          <w:szCs w:val="22"/>
        </w:rPr>
        <w:t xml:space="preserve">proprio </w:t>
      </w:r>
      <w:r>
        <w:rPr>
          <w:rFonts w:ascii="Calibri" w:hAnsi="Calibri"/>
          <w:sz w:val="22"/>
          <w:szCs w:val="22"/>
        </w:rPr>
        <w:t>livello di conoscenza di Excel</w:t>
      </w:r>
      <w:r w:rsidR="00581CA6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 xml:space="preserve"> Non siamo ancora </w:t>
      </w:r>
      <w:r w:rsidR="00581CA6">
        <w:rPr>
          <w:rFonts w:ascii="Calibri" w:hAnsi="Calibri"/>
          <w:sz w:val="22"/>
          <w:szCs w:val="22"/>
        </w:rPr>
        <w:t>“</w:t>
      </w:r>
      <w:r>
        <w:rPr>
          <w:rFonts w:ascii="Calibri" w:hAnsi="Calibri"/>
          <w:sz w:val="22"/>
          <w:szCs w:val="22"/>
        </w:rPr>
        <w:t>in cima</w:t>
      </w:r>
      <w:r w:rsidR="00581CA6">
        <w:rPr>
          <w:rFonts w:ascii="Calibri" w:hAnsi="Calibri"/>
          <w:sz w:val="22"/>
          <w:szCs w:val="22"/>
        </w:rPr>
        <w:t>”</w:t>
      </w:r>
      <w:r>
        <w:rPr>
          <w:rFonts w:ascii="Calibri" w:hAnsi="Calibri"/>
          <w:sz w:val="22"/>
          <w:szCs w:val="22"/>
        </w:rPr>
        <w:t xml:space="preserve"> (vi si arriva mai?)</w:t>
      </w:r>
      <w:r w:rsidR="00581CA6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ma sicuramente dove siamo arrivati vale la pena di fare una sosta </w:t>
      </w:r>
      <w:r w:rsidR="00581CA6">
        <w:rPr>
          <w:rFonts w:ascii="Calibri" w:hAnsi="Calibri"/>
          <w:sz w:val="22"/>
          <w:szCs w:val="22"/>
        </w:rPr>
        <w:t>e</w:t>
      </w:r>
      <w:r>
        <w:rPr>
          <w:rFonts w:ascii="Calibri" w:hAnsi="Calibri"/>
          <w:sz w:val="22"/>
          <w:szCs w:val="22"/>
        </w:rPr>
        <w:t xml:space="preserve"> godersi il meritato panorama, fermandosi un poco nell</w:t>
      </w:r>
      <w:r w:rsidR="00581CA6">
        <w:rPr>
          <w:rFonts w:ascii="Calibri" w:hAnsi="Calibri"/>
          <w:sz w:val="22"/>
          <w:szCs w:val="22"/>
        </w:rPr>
        <w:t>’apprendimento di nuove funzioni e strumenti e</w:t>
      </w:r>
      <w:r>
        <w:rPr>
          <w:rFonts w:ascii="Calibri" w:hAnsi="Calibri"/>
          <w:sz w:val="22"/>
          <w:szCs w:val="22"/>
        </w:rPr>
        <w:t xml:space="preserve"> approfittandone per testare quanto appreso fin qui </w:t>
      </w:r>
      <w:r w:rsidR="00940A46">
        <w:rPr>
          <w:rFonts w:ascii="Calibri" w:hAnsi="Calibri"/>
          <w:sz w:val="22"/>
          <w:szCs w:val="22"/>
        </w:rPr>
        <w:t>in</w:t>
      </w:r>
      <w:r>
        <w:rPr>
          <w:rFonts w:ascii="Calibri" w:hAnsi="Calibri"/>
          <w:sz w:val="22"/>
          <w:szCs w:val="22"/>
        </w:rPr>
        <w:t xml:space="preserve"> </w:t>
      </w:r>
      <w:r w:rsidR="00581CA6">
        <w:rPr>
          <w:rFonts w:ascii="Calibri" w:hAnsi="Calibri"/>
          <w:sz w:val="22"/>
          <w:szCs w:val="22"/>
        </w:rPr>
        <w:t>due</w:t>
      </w:r>
      <w:r>
        <w:rPr>
          <w:rFonts w:ascii="Calibri" w:hAnsi="Calibri"/>
          <w:sz w:val="22"/>
          <w:szCs w:val="22"/>
        </w:rPr>
        <w:t xml:space="preserve"> casi concreti e molto frequenti nella vita di un commercialis</w:t>
      </w:r>
      <w:r w:rsidR="00581CA6">
        <w:rPr>
          <w:rFonts w:ascii="Calibri" w:hAnsi="Calibri"/>
          <w:sz w:val="22"/>
          <w:szCs w:val="22"/>
        </w:rPr>
        <w:t xml:space="preserve">ta: </w:t>
      </w:r>
      <w:r w:rsidR="00581CA6" w:rsidRPr="00581CA6">
        <w:rPr>
          <w:rFonts w:ascii="Calibri" w:hAnsi="Calibri"/>
          <w:b/>
          <w:sz w:val="22"/>
          <w:szCs w:val="22"/>
        </w:rPr>
        <w:t>la dichiarazione d</w:t>
      </w:r>
      <w:r w:rsidR="00581CA6">
        <w:rPr>
          <w:rFonts w:ascii="Calibri" w:hAnsi="Calibri"/>
          <w:b/>
          <w:sz w:val="22"/>
          <w:szCs w:val="22"/>
        </w:rPr>
        <w:t>e</w:t>
      </w:r>
      <w:r w:rsidR="00581CA6" w:rsidRPr="00581CA6">
        <w:rPr>
          <w:rFonts w:ascii="Calibri" w:hAnsi="Calibri"/>
          <w:b/>
          <w:sz w:val="22"/>
          <w:szCs w:val="22"/>
        </w:rPr>
        <w:t>i redditi</w:t>
      </w:r>
      <w:ins w:id="1" w:author="Roberta Nicoletti" w:date="2018-09-07T14:24:00Z">
        <w:r w:rsidR="00E04079" w:rsidRPr="00E04079">
          <w:rPr>
            <w:rFonts w:ascii="Calibri" w:hAnsi="Calibri"/>
            <w:sz w:val="22"/>
            <w:szCs w:val="22"/>
            <w:rPrChange w:id="2" w:author="Roberta Nicoletti" w:date="2018-09-07T14:24:00Z">
              <w:rPr>
                <w:rFonts w:ascii="Calibri" w:hAnsi="Calibri"/>
                <w:b/>
                <w:sz w:val="22"/>
                <w:szCs w:val="22"/>
              </w:rPr>
            </w:rPrChange>
          </w:rPr>
          <w:t>, che tratteremo in questo numero,</w:t>
        </w:r>
      </w:ins>
      <w:r w:rsidR="00581CA6" w:rsidRPr="00E04079">
        <w:rPr>
          <w:rFonts w:ascii="Calibri" w:hAnsi="Calibri"/>
          <w:sz w:val="22"/>
          <w:szCs w:val="22"/>
          <w:rPrChange w:id="3" w:author="Roberta Nicoletti" w:date="2018-09-07T14:24:00Z">
            <w:rPr>
              <w:rFonts w:ascii="Calibri" w:hAnsi="Calibri"/>
              <w:b/>
              <w:sz w:val="22"/>
              <w:szCs w:val="22"/>
            </w:rPr>
          </w:rPrChange>
        </w:rPr>
        <w:t xml:space="preserve"> e</w:t>
      </w:r>
      <w:r w:rsidRPr="00581CA6">
        <w:rPr>
          <w:rFonts w:ascii="Calibri" w:hAnsi="Calibri"/>
          <w:b/>
          <w:sz w:val="22"/>
          <w:szCs w:val="22"/>
        </w:rPr>
        <w:t xml:space="preserve"> l’analisi di bilancio</w:t>
      </w:r>
      <w:ins w:id="4" w:author="Roberta Nicoletti" w:date="2018-09-07T14:24:00Z">
        <w:r w:rsidR="00E04079" w:rsidRPr="00E04079">
          <w:rPr>
            <w:rFonts w:ascii="Calibri" w:hAnsi="Calibri"/>
            <w:sz w:val="22"/>
            <w:szCs w:val="22"/>
            <w:rPrChange w:id="5" w:author="Roberta Nicoletti" w:date="2018-09-07T14:24:00Z">
              <w:rPr>
                <w:rFonts w:ascii="Calibri" w:hAnsi="Calibri"/>
                <w:b/>
                <w:sz w:val="22"/>
                <w:szCs w:val="22"/>
              </w:rPr>
            </w:rPrChange>
          </w:rPr>
          <w:t xml:space="preserve">, che </w:t>
        </w:r>
      </w:ins>
      <w:ins w:id="6" w:author="Roberta Nicoletti" w:date="2018-09-07T14:32:00Z">
        <w:r w:rsidR="00E04079">
          <w:rPr>
            <w:rFonts w:ascii="Calibri" w:hAnsi="Calibri"/>
            <w:sz w:val="22"/>
            <w:szCs w:val="22"/>
          </w:rPr>
          <w:t>affronteremo</w:t>
        </w:r>
      </w:ins>
      <w:ins w:id="7" w:author="Roberta Nicoletti" w:date="2018-09-07T14:24:00Z">
        <w:r w:rsidR="00E04079" w:rsidRPr="00E04079">
          <w:rPr>
            <w:rFonts w:ascii="Calibri" w:hAnsi="Calibri"/>
            <w:sz w:val="22"/>
            <w:szCs w:val="22"/>
            <w:rPrChange w:id="8" w:author="Roberta Nicoletti" w:date="2018-09-07T14:24:00Z">
              <w:rPr>
                <w:rFonts w:ascii="Calibri" w:hAnsi="Calibri"/>
                <w:b/>
                <w:sz w:val="22"/>
                <w:szCs w:val="22"/>
              </w:rPr>
            </w:rPrChange>
          </w:rPr>
          <w:t xml:space="preserve"> invece nel numero di ottobre</w:t>
        </w:r>
      </w:ins>
      <w:r w:rsidRPr="00E04079">
        <w:rPr>
          <w:rFonts w:ascii="Calibri" w:hAnsi="Calibri"/>
          <w:sz w:val="22"/>
          <w:szCs w:val="22"/>
        </w:rPr>
        <w:t>.</w:t>
      </w:r>
      <w:r>
        <w:rPr>
          <w:rFonts w:ascii="Calibri" w:hAnsi="Calibri"/>
          <w:sz w:val="22"/>
          <w:szCs w:val="22"/>
        </w:rPr>
        <w:t xml:space="preserve"> </w:t>
      </w:r>
    </w:p>
    <w:p w14:paraId="03744300" w14:textId="64007C0C" w:rsidR="002B0A10" w:rsidRPr="001543AC" w:rsidRDefault="00A643F7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Svilupperemo i</w:t>
      </w:r>
      <w:r w:rsidR="002B0A10">
        <w:rPr>
          <w:rFonts w:ascii="Calibri" w:hAnsi="Calibri"/>
          <w:sz w:val="22"/>
          <w:szCs w:val="22"/>
        </w:rPr>
        <w:t xml:space="preserve"> casi</w:t>
      </w:r>
      <w:ins w:id="9" w:author="Roberta Nicoletti" w:date="2018-09-07T14:25:00Z">
        <w:r w:rsidR="00E04079">
          <w:rPr>
            <w:rFonts w:ascii="Calibri" w:hAnsi="Calibri"/>
            <w:sz w:val="22"/>
            <w:szCs w:val="22"/>
          </w:rPr>
          <w:t xml:space="preserve"> </w:t>
        </w:r>
      </w:ins>
      <w:del w:id="10" w:author="Roberta Nicoletti" w:date="2018-09-07T14:25:00Z">
        <w:r w:rsidR="002B0A10" w:rsidDel="00E04079">
          <w:rPr>
            <w:rFonts w:ascii="Calibri" w:hAnsi="Calibri"/>
            <w:sz w:val="22"/>
            <w:szCs w:val="22"/>
          </w:rPr>
          <w:delText xml:space="preserve">, disponibili in </w:delText>
        </w:r>
        <w:r w:rsidR="00581CA6" w:rsidDel="00E04079">
          <w:rPr>
            <w:rFonts w:ascii="Calibri" w:hAnsi="Calibri"/>
            <w:sz w:val="22"/>
            <w:szCs w:val="22"/>
          </w:rPr>
          <w:delText>due file distinti (</w:delText>
        </w:r>
        <w:r w:rsidR="002B0A10" w:rsidDel="00E04079">
          <w:rPr>
            <w:rFonts w:ascii="Calibri" w:hAnsi="Calibri"/>
            <w:sz w:val="22"/>
            <w:szCs w:val="22"/>
          </w:rPr>
          <w:delText>Excellere in Studio</w:delText>
        </w:r>
        <w:r w:rsidR="00581CA6" w:rsidDel="00E04079">
          <w:rPr>
            <w:rFonts w:ascii="Calibri" w:hAnsi="Calibri"/>
            <w:sz w:val="22"/>
            <w:szCs w:val="22"/>
          </w:rPr>
          <w:delText>6-1 e</w:delText>
        </w:r>
        <w:r w:rsidR="002B0A10" w:rsidDel="00E04079">
          <w:rPr>
            <w:rFonts w:ascii="Calibri" w:hAnsi="Calibri"/>
            <w:sz w:val="22"/>
            <w:szCs w:val="22"/>
          </w:rPr>
          <w:delText xml:space="preserve"> Excellere in Studio6-2</w:delText>
        </w:r>
        <w:r w:rsidR="00581CA6" w:rsidDel="00E04079">
          <w:rPr>
            <w:rFonts w:ascii="Calibri" w:hAnsi="Calibri"/>
            <w:sz w:val="22"/>
            <w:szCs w:val="22"/>
          </w:rPr>
          <w:delText xml:space="preserve">) </w:delText>
        </w:r>
      </w:del>
      <w:r w:rsidR="002B0A10">
        <w:rPr>
          <w:rFonts w:ascii="Calibri" w:hAnsi="Calibri"/>
          <w:sz w:val="22"/>
          <w:szCs w:val="22"/>
        </w:rPr>
        <w:t xml:space="preserve">utilizzando unicamente gli strumenti e le funzioni viste nelle scorse cinque puntate. Invito chi le avesse perse a darci un’occhiata ma, allo stesso tempo, a non scoraggiarsi e abbandonare la lettura: </w:t>
      </w:r>
      <w:del w:id="11" w:author="Roberta Nicoletti" w:date="2018-09-07T14:25:00Z">
        <w:r w:rsidR="002B0A10" w:rsidRPr="001543AC" w:rsidDel="00E04079">
          <w:rPr>
            <w:rFonts w:ascii="Calibri" w:hAnsi="Calibri"/>
            <w:b/>
            <w:sz w:val="22"/>
            <w:szCs w:val="22"/>
          </w:rPr>
          <w:delText>l’articolo</w:delText>
        </w:r>
      </w:del>
      <w:ins w:id="12" w:author="Roberta Nicoletti" w:date="2018-09-07T14:25:00Z">
        <w:r w:rsidR="00E04079">
          <w:rPr>
            <w:rFonts w:ascii="Calibri" w:hAnsi="Calibri"/>
            <w:b/>
            <w:sz w:val="22"/>
            <w:szCs w:val="22"/>
          </w:rPr>
          <w:t>questi due articoli possono</w:t>
        </w:r>
      </w:ins>
      <w:del w:id="13" w:author="Roberta Nicoletti" w:date="2018-09-07T14:25:00Z">
        <w:r w:rsidR="002B0A10" w:rsidRPr="001543AC" w:rsidDel="00E04079">
          <w:rPr>
            <w:rFonts w:ascii="Calibri" w:hAnsi="Calibri"/>
            <w:b/>
            <w:sz w:val="22"/>
            <w:szCs w:val="22"/>
          </w:rPr>
          <w:delText xml:space="preserve"> può </w:delText>
        </w:r>
      </w:del>
      <w:ins w:id="14" w:author="Roberta Nicoletti" w:date="2018-09-07T14:25:00Z">
        <w:r w:rsidR="00E04079">
          <w:rPr>
            <w:rFonts w:ascii="Calibri" w:hAnsi="Calibri"/>
            <w:b/>
            <w:sz w:val="22"/>
            <w:szCs w:val="22"/>
          </w:rPr>
          <w:t xml:space="preserve"> </w:t>
        </w:r>
      </w:ins>
      <w:r w:rsidR="002B0A10" w:rsidRPr="001543AC">
        <w:rPr>
          <w:rFonts w:ascii="Calibri" w:hAnsi="Calibri"/>
          <w:b/>
          <w:sz w:val="22"/>
          <w:szCs w:val="22"/>
        </w:rPr>
        <w:t>essere un bell’esempio di come Excel possa diventare un valido compagno nel</w:t>
      </w:r>
      <w:r w:rsidR="001543AC" w:rsidRPr="001543AC">
        <w:rPr>
          <w:rFonts w:ascii="Calibri" w:hAnsi="Calibri"/>
          <w:b/>
          <w:sz w:val="22"/>
          <w:szCs w:val="22"/>
        </w:rPr>
        <w:t>la vita professionale quotidiana</w:t>
      </w:r>
      <w:r w:rsidR="002B0A10" w:rsidRPr="001543AC">
        <w:rPr>
          <w:rFonts w:ascii="Calibri" w:hAnsi="Calibri"/>
          <w:b/>
          <w:sz w:val="22"/>
          <w:szCs w:val="22"/>
        </w:rPr>
        <w:t xml:space="preserve">. </w:t>
      </w:r>
    </w:p>
    <w:p w14:paraId="12FE70A7" w14:textId="46348185" w:rsidR="00342E68" w:rsidRDefault="00342E68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6759B6C3" w14:textId="033C59FF" w:rsidR="00342E68" w:rsidRDefault="00342E68" w:rsidP="00342E68">
      <w:pPr>
        <w:pStyle w:val="Titolo2"/>
      </w:pPr>
      <w:r>
        <w:t>POCHE SEMPLICI REGOLE</w:t>
      </w:r>
    </w:p>
    <w:p w14:paraId="65A0F595" w14:textId="77777777" w:rsidR="00342E68" w:rsidRDefault="00342E68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14:paraId="774F0749" w14:textId="03896256" w:rsidR="003E4B8C" w:rsidRDefault="002B0A10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Prima di affrontare le applicazioni</w:t>
      </w:r>
      <w:r w:rsidR="00B71C8F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</w:t>
      </w:r>
      <w:r w:rsidR="00B71C8F">
        <w:rPr>
          <w:rFonts w:ascii="Calibri" w:hAnsi="Calibri"/>
          <w:sz w:val="22"/>
          <w:szCs w:val="22"/>
        </w:rPr>
        <w:t>facciamo un piccolo riassunto delle puntate precedenti</w:t>
      </w:r>
      <w:r>
        <w:rPr>
          <w:rFonts w:ascii="Calibri" w:hAnsi="Calibri"/>
          <w:sz w:val="22"/>
          <w:szCs w:val="22"/>
        </w:rPr>
        <w:t xml:space="preserve">, ci servirà per comprendere meglio </w:t>
      </w:r>
      <w:r w:rsidR="00B71C8F">
        <w:rPr>
          <w:rFonts w:ascii="Calibri" w:hAnsi="Calibri"/>
          <w:sz w:val="22"/>
          <w:szCs w:val="22"/>
        </w:rPr>
        <w:t>quanto seguirà</w:t>
      </w:r>
      <w:r>
        <w:rPr>
          <w:rFonts w:ascii="Calibri" w:hAnsi="Calibri"/>
          <w:sz w:val="22"/>
          <w:szCs w:val="22"/>
        </w:rPr>
        <w:t xml:space="preserve">. </w:t>
      </w:r>
      <w:r w:rsidR="006B2C7F">
        <w:rPr>
          <w:rFonts w:ascii="Calibri" w:hAnsi="Calibri"/>
          <w:sz w:val="22"/>
          <w:szCs w:val="22"/>
        </w:rPr>
        <w:t>Nel primo articolo, apparso sul numero di marzo,</w:t>
      </w:r>
      <w:r w:rsidR="00B71C8F">
        <w:rPr>
          <w:rFonts w:ascii="Calibri" w:hAnsi="Calibri"/>
          <w:sz w:val="22"/>
          <w:szCs w:val="22"/>
        </w:rPr>
        <w:t xml:space="preserve"> a</w:t>
      </w:r>
      <w:r>
        <w:rPr>
          <w:rFonts w:ascii="Calibri" w:hAnsi="Calibri"/>
          <w:sz w:val="22"/>
          <w:szCs w:val="22"/>
        </w:rPr>
        <w:t xml:space="preserve">bbiamo imparato </w:t>
      </w:r>
      <w:r w:rsidRPr="001543AC">
        <w:rPr>
          <w:rFonts w:ascii="Calibri" w:hAnsi="Calibri"/>
          <w:b/>
          <w:sz w:val="22"/>
          <w:szCs w:val="22"/>
        </w:rPr>
        <w:t>l’impo</w:t>
      </w:r>
      <w:r w:rsidR="00342E68" w:rsidRPr="001543AC">
        <w:rPr>
          <w:rFonts w:ascii="Calibri" w:hAnsi="Calibri"/>
          <w:b/>
          <w:sz w:val="22"/>
          <w:szCs w:val="22"/>
        </w:rPr>
        <w:t>rtanza d</w:t>
      </w:r>
      <w:r w:rsidR="001543AC">
        <w:rPr>
          <w:rFonts w:ascii="Calibri" w:hAnsi="Calibri"/>
          <w:b/>
          <w:sz w:val="22"/>
          <w:szCs w:val="22"/>
        </w:rPr>
        <w:t>e</w:t>
      </w:r>
      <w:r w:rsidR="00342E68" w:rsidRPr="001543AC">
        <w:rPr>
          <w:rFonts w:ascii="Calibri" w:hAnsi="Calibri"/>
          <w:b/>
          <w:sz w:val="22"/>
          <w:szCs w:val="22"/>
        </w:rPr>
        <w:t>i riferimenti assoluti</w:t>
      </w:r>
      <w:r w:rsidR="00342E68">
        <w:rPr>
          <w:rFonts w:ascii="Calibri" w:hAnsi="Calibri"/>
          <w:sz w:val="22"/>
          <w:szCs w:val="22"/>
        </w:rPr>
        <w:t xml:space="preserve"> e</w:t>
      </w:r>
      <w:r>
        <w:rPr>
          <w:rFonts w:ascii="Calibri" w:hAnsi="Calibri"/>
          <w:sz w:val="22"/>
          <w:szCs w:val="22"/>
        </w:rPr>
        <w:t xml:space="preserve"> </w:t>
      </w:r>
      <w:r w:rsidR="001543AC">
        <w:rPr>
          <w:rFonts w:ascii="Calibri" w:hAnsi="Calibri"/>
          <w:sz w:val="22"/>
          <w:szCs w:val="22"/>
        </w:rPr>
        <w:t>in quello di maggio</w:t>
      </w:r>
      <w:r w:rsidR="006B2C7F">
        <w:rPr>
          <w:rFonts w:ascii="Calibri" w:hAnsi="Calibri"/>
          <w:sz w:val="22"/>
          <w:szCs w:val="22"/>
        </w:rPr>
        <w:t xml:space="preserve"> abbiamo introdotto </w:t>
      </w:r>
      <w:r w:rsidRPr="001543AC">
        <w:rPr>
          <w:rFonts w:ascii="Calibri" w:hAnsi="Calibri"/>
          <w:b/>
          <w:sz w:val="22"/>
          <w:szCs w:val="22"/>
        </w:rPr>
        <w:t xml:space="preserve">i </w:t>
      </w:r>
      <w:r w:rsidR="006B2C7F" w:rsidRPr="001543AC">
        <w:rPr>
          <w:rFonts w:ascii="Calibri" w:hAnsi="Calibri"/>
          <w:b/>
          <w:sz w:val="22"/>
          <w:szCs w:val="22"/>
        </w:rPr>
        <w:t>“</w:t>
      </w:r>
      <w:r w:rsidRPr="001543AC">
        <w:rPr>
          <w:rFonts w:ascii="Calibri" w:hAnsi="Calibri"/>
          <w:b/>
          <w:sz w:val="22"/>
          <w:szCs w:val="22"/>
        </w:rPr>
        <w:t>nomi</w:t>
      </w:r>
      <w:r w:rsidR="006B2C7F" w:rsidRPr="001543AC">
        <w:rPr>
          <w:rFonts w:ascii="Calibri" w:hAnsi="Calibri"/>
          <w:b/>
          <w:sz w:val="22"/>
          <w:szCs w:val="22"/>
        </w:rPr>
        <w:t>”</w:t>
      </w:r>
      <w:r w:rsidR="001543AC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che consentono di richiamare </w:t>
      </w:r>
      <w:r w:rsidR="00342E68">
        <w:rPr>
          <w:rFonts w:ascii="Calibri" w:hAnsi="Calibri"/>
          <w:sz w:val="22"/>
          <w:szCs w:val="22"/>
        </w:rPr>
        <w:t xml:space="preserve">rapidamente </w:t>
      </w:r>
      <w:r>
        <w:rPr>
          <w:rFonts w:ascii="Calibri" w:hAnsi="Calibri"/>
          <w:sz w:val="22"/>
          <w:szCs w:val="22"/>
        </w:rPr>
        <w:t>parti del foglio di lavoro</w:t>
      </w:r>
      <w:r w:rsidR="001543AC">
        <w:rPr>
          <w:rFonts w:ascii="Calibri" w:hAnsi="Calibri"/>
          <w:sz w:val="22"/>
          <w:szCs w:val="22"/>
        </w:rPr>
        <w:t xml:space="preserve">, e le </w:t>
      </w:r>
      <w:r w:rsidR="001543AC" w:rsidRPr="001543AC">
        <w:rPr>
          <w:rFonts w:ascii="Calibri" w:hAnsi="Calibri"/>
          <w:b/>
          <w:sz w:val="22"/>
          <w:szCs w:val="22"/>
        </w:rPr>
        <w:t>T</w:t>
      </w:r>
      <w:r w:rsidR="003E4B8C" w:rsidRPr="001543AC">
        <w:rPr>
          <w:rFonts w:ascii="Calibri" w:hAnsi="Calibri"/>
          <w:b/>
          <w:sz w:val="22"/>
          <w:szCs w:val="22"/>
        </w:rPr>
        <w:t>abelle</w:t>
      </w:r>
      <w:r w:rsidR="001543AC">
        <w:rPr>
          <w:rFonts w:ascii="Calibri" w:hAnsi="Calibri"/>
          <w:sz w:val="22"/>
          <w:szCs w:val="22"/>
        </w:rPr>
        <w:t xml:space="preserve">, </w:t>
      </w:r>
      <w:r w:rsidRPr="001543AC">
        <w:rPr>
          <w:rFonts w:ascii="Calibri" w:hAnsi="Calibri"/>
          <w:b/>
          <w:sz w:val="22"/>
          <w:szCs w:val="22"/>
        </w:rPr>
        <w:t xml:space="preserve">punto di partenza ideale per qualsiasi tipo di funzione </w:t>
      </w:r>
      <w:r w:rsidR="00B71C8F" w:rsidRPr="001543AC">
        <w:rPr>
          <w:rFonts w:ascii="Calibri" w:hAnsi="Calibri"/>
          <w:b/>
          <w:sz w:val="22"/>
          <w:szCs w:val="22"/>
        </w:rPr>
        <w:t xml:space="preserve">e </w:t>
      </w:r>
      <w:r w:rsidRPr="001543AC">
        <w:rPr>
          <w:rFonts w:ascii="Calibri" w:hAnsi="Calibri"/>
          <w:b/>
          <w:sz w:val="22"/>
          <w:szCs w:val="22"/>
        </w:rPr>
        <w:t>strumento</w:t>
      </w:r>
      <w:r w:rsidR="003E4B8C" w:rsidRPr="001543AC">
        <w:rPr>
          <w:rFonts w:ascii="Calibri" w:hAnsi="Calibri"/>
          <w:b/>
          <w:sz w:val="22"/>
          <w:szCs w:val="22"/>
        </w:rPr>
        <w:t xml:space="preserve">, che </w:t>
      </w:r>
      <w:r w:rsidRPr="001543AC">
        <w:rPr>
          <w:rFonts w:ascii="Calibri" w:hAnsi="Calibri"/>
          <w:b/>
          <w:sz w:val="22"/>
          <w:szCs w:val="22"/>
        </w:rPr>
        <w:t xml:space="preserve">possono essere collegate tra loro con la funzione </w:t>
      </w:r>
      <w:r w:rsidR="003E4B8C" w:rsidRPr="001543AC">
        <w:rPr>
          <w:rFonts w:ascii="Calibri" w:hAnsi="Calibri"/>
          <w:b/>
          <w:sz w:val="22"/>
          <w:szCs w:val="22"/>
        </w:rPr>
        <w:t>CERCA.VERT()</w:t>
      </w:r>
      <w:r w:rsidR="003E4B8C">
        <w:rPr>
          <w:rFonts w:ascii="Calibri" w:hAnsi="Calibri"/>
          <w:sz w:val="22"/>
          <w:szCs w:val="22"/>
        </w:rPr>
        <w:t xml:space="preserve"> o con lo strumento “R</w:t>
      </w:r>
      <w:r>
        <w:rPr>
          <w:rFonts w:ascii="Calibri" w:hAnsi="Calibri"/>
          <w:sz w:val="22"/>
          <w:szCs w:val="22"/>
        </w:rPr>
        <w:t xml:space="preserve">ecupera trasforma” </w:t>
      </w:r>
      <w:r w:rsidR="003E4B8C">
        <w:rPr>
          <w:rFonts w:ascii="Calibri" w:hAnsi="Calibri"/>
          <w:sz w:val="22"/>
          <w:szCs w:val="22"/>
        </w:rPr>
        <w:t xml:space="preserve">(Power Query) </w:t>
      </w:r>
      <w:r w:rsidR="003E4B8C" w:rsidRPr="001543AC">
        <w:rPr>
          <w:rFonts w:ascii="Calibri" w:hAnsi="Calibri"/>
          <w:b/>
          <w:sz w:val="22"/>
          <w:szCs w:val="22"/>
        </w:rPr>
        <w:t>e sintetizza</w:t>
      </w:r>
      <w:r w:rsidRPr="001543AC">
        <w:rPr>
          <w:rFonts w:ascii="Calibri" w:hAnsi="Calibri"/>
          <w:b/>
          <w:sz w:val="22"/>
          <w:szCs w:val="22"/>
        </w:rPr>
        <w:t>te conteggiando</w:t>
      </w:r>
      <w:r w:rsidR="003E4B8C" w:rsidRPr="001543AC">
        <w:rPr>
          <w:rFonts w:ascii="Calibri" w:hAnsi="Calibri"/>
          <w:b/>
          <w:sz w:val="22"/>
          <w:szCs w:val="22"/>
        </w:rPr>
        <w:t>ne il numero di elementi o ricavandone la</w:t>
      </w:r>
      <w:r w:rsidRPr="001543AC">
        <w:rPr>
          <w:rFonts w:ascii="Calibri" w:hAnsi="Calibri"/>
          <w:b/>
          <w:sz w:val="22"/>
          <w:szCs w:val="22"/>
        </w:rPr>
        <w:t xml:space="preserve"> somma</w:t>
      </w:r>
      <w:r w:rsidR="003E4B8C" w:rsidRPr="001543AC">
        <w:rPr>
          <w:rFonts w:ascii="Calibri" w:hAnsi="Calibri"/>
          <w:b/>
          <w:sz w:val="22"/>
          <w:szCs w:val="22"/>
        </w:rPr>
        <w:t xml:space="preserve"> con</w:t>
      </w:r>
      <w:r w:rsidRPr="001543AC">
        <w:rPr>
          <w:rFonts w:ascii="Calibri" w:hAnsi="Calibri"/>
          <w:b/>
          <w:sz w:val="22"/>
          <w:szCs w:val="22"/>
        </w:rPr>
        <w:t xml:space="preserve"> le funzioni </w:t>
      </w:r>
      <w:r w:rsidR="003E4B8C" w:rsidRPr="001543AC">
        <w:rPr>
          <w:rFonts w:ascii="Calibri" w:hAnsi="Calibri"/>
          <w:b/>
          <w:sz w:val="22"/>
          <w:szCs w:val="22"/>
        </w:rPr>
        <w:t>di aggregazione</w:t>
      </w:r>
      <w:r w:rsidR="001543AC">
        <w:rPr>
          <w:rFonts w:ascii="Calibri" w:hAnsi="Calibri"/>
          <w:b/>
          <w:sz w:val="22"/>
          <w:szCs w:val="22"/>
        </w:rPr>
        <w:t>:</w:t>
      </w:r>
      <w:r w:rsidR="003E4B8C" w:rsidRPr="001543AC">
        <w:rPr>
          <w:rFonts w:ascii="Calibri" w:hAnsi="Calibri"/>
          <w:b/>
          <w:sz w:val="22"/>
          <w:szCs w:val="22"/>
        </w:rPr>
        <w:t xml:space="preserve"> CONTA.SE(), SOMMA.SE(), CONTA.PIÙ.SE() </w:t>
      </w:r>
      <w:r w:rsidR="001543AC">
        <w:rPr>
          <w:rFonts w:ascii="Calibri" w:hAnsi="Calibri"/>
          <w:b/>
          <w:sz w:val="22"/>
          <w:szCs w:val="22"/>
        </w:rPr>
        <w:t>e</w:t>
      </w:r>
      <w:r w:rsidR="003E4B8C" w:rsidRPr="001543AC">
        <w:rPr>
          <w:rFonts w:ascii="Calibri" w:hAnsi="Calibri"/>
          <w:b/>
          <w:sz w:val="22"/>
          <w:szCs w:val="22"/>
        </w:rPr>
        <w:t xml:space="preserve"> </w:t>
      </w:r>
      <w:proofErr w:type="gramStart"/>
      <w:r w:rsidR="003E4B8C" w:rsidRPr="001543AC">
        <w:rPr>
          <w:rFonts w:ascii="Calibri" w:hAnsi="Calibri"/>
          <w:b/>
          <w:sz w:val="22"/>
          <w:szCs w:val="22"/>
        </w:rPr>
        <w:t>SOMMA.PIÙ.SE(</w:t>
      </w:r>
      <w:proofErr w:type="gramEnd"/>
      <w:r w:rsidR="003E4B8C" w:rsidRPr="001543AC">
        <w:rPr>
          <w:rFonts w:ascii="Calibri" w:hAnsi="Calibri"/>
          <w:b/>
          <w:sz w:val="22"/>
          <w:szCs w:val="22"/>
        </w:rPr>
        <w:t>)</w:t>
      </w:r>
      <w:r w:rsidR="003E4B8C">
        <w:rPr>
          <w:rFonts w:ascii="Calibri" w:hAnsi="Calibri"/>
          <w:sz w:val="22"/>
          <w:szCs w:val="22"/>
        </w:rPr>
        <w:t>, che sono state trattate nel numero di giugno</w:t>
      </w:r>
      <w:r>
        <w:rPr>
          <w:rFonts w:ascii="Calibri" w:hAnsi="Calibri"/>
          <w:sz w:val="22"/>
          <w:szCs w:val="22"/>
        </w:rPr>
        <w:t xml:space="preserve">. </w:t>
      </w:r>
    </w:p>
    <w:p w14:paraId="4657C4F9" w14:textId="17E99131" w:rsidR="00A920D7" w:rsidRDefault="00A920D7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</w:t>
      </w:r>
      <w:r w:rsidR="003E4B8C">
        <w:rPr>
          <w:rFonts w:ascii="Calibri" w:hAnsi="Calibri"/>
          <w:sz w:val="22"/>
          <w:szCs w:val="22"/>
        </w:rPr>
        <w:t>l numero di luglio</w:t>
      </w:r>
      <w:ins w:id="15" w:author="Roberta Nicoletti" w:date="2018-09-07T14:26:00Z">
        <w:r w:rsidR="00E04079">
          <w:rPr>
            <w:rFonts w:ascii="Calibri" w:hAnsi="Calibri"/>
            <w:sz w:val="22"/>
            <w:szCs w:val="22"/>
          </w:rPr>
          <w:t>,</w:t>
        </w:r>
      </w:ins>
      <w:r w:rsidR="001543AC">
        <w:rPr>
          <w:rFonts w:ascii="Calibri" w:hAnsi="Calibri"/>
          <w:sz w:val="22"/>
          <w:szCs w:val="22"/>
        </w:rPr>
        <w:t xml:space="preserve"> i</w:t>
      </w:r>
      <w:r>
        <w:rPr>
          <w:rFonts w:ascii="Calibri" w:hAnsi="Calibri"/>
          <w:sz w:val="22"/>
          <w:szCs w:val="22"/>
        </w:rPr>
        <w:t>nfine</w:t>
      </w:r>
      <w:ins w:id="16" w:author="Roberta Nicoletti" w:date="2018-09-07T14:26:00Z">
        <w:r w:rsidR="00E04079">
          <w:rPr>
            <w:rFonts w:ascii="Calibri" w:hAnsi="Calibri"/>
            <w:sz w:val="22"/>
            <w:szCs w:val="22"/>
          </w:rPr>
          <w:t>,</w:t>
        </w:r>
      </w:ins>
      <w:r w:rsidR="003E4B8C">
        <w:rPr>
          <w:rFonts w:ascii="Calibri" w:hAnsi="Calibri"/>
          <w:sz w:val="22"/>
          <w:szCs w:val="22"/>
        </w:rPr>
        <w:t xml:space="preserve"> e in parte anche questo articolo</w:t>
      </w:r>
      <w:ins w:id="17" w:author="Roberta Nicoletti" w:date="2018-09-07T14:26:00Z">
        <w:r w:rsidR="00E04079">
          <w:rPr>
            <w:rFonts w:ascii="Calibri" w:hAnsi="Calibri"/>
            <w:sz w:val="22"/>
            <w:szCs w:val="22"/>
          </w:rPr>
          <w:t xml:space="preserve"> ed il prossimo articolo</w:t>
        </w:r>
      </w:ins>
      <w:r>
        <w:rPr>
          <w:rFonts w:ascii="Calibri" w:hAnsi="Calibri"/>
          <w:sz w:val="22"/>
          <w:szCs w:val="22"/>
        </w:rPr>
        <w:t>,</w:t>
      </w:r>
      <w:r w:rsidR="001543AC">
        <w:rPr>
          <w:rFonts w:ascii="Calibri" w:hAnsi="Calibri"/>
          <w:sz w:val="22"/>
          <w:szCs w:val="22"/>
        </w:rPr>
        <w:t xml:space="preserve"> sono</w:t>
      </w:r>
      <w:r w:rsidR="003E4B8C">
        <w:rPr>
          <w:rFonts w:ascii="Calibri" w:hAnsi="Calibri"/>
          <w:sz w:val="22"/>
          <w:szCs w:val="22"/>
        </w:rPr>
        <w:t xml:space="preserve"> dedicati ad u</w:t>
      </w:r>
      <w:r w:rsidR="002B0A10">
        <w:rPr>
          <w:rFonts w:ascii="Calibri" w:hAnsi="Calibri"/>
          <w:sz w:val="22"/>
          <w:szCs w:val="22"/>
        </w:rPr>
        <w:t>n</w:t>
      </w:r>
      <w:r w:rsidR="003E4B8C">
        <w:rPr>
          <w:rFonts w:ascii="Calibri" w:hAnsi="Calibri"/>
          <w:sz w:val="22"/>
          <w:szCs w:val="22"/>
        </w:rPr>
        <w:t xml:space="preserve"> </w:t>
      </w:r>
      <w:r w:rsidR="002B0A10">
        <w:rPr>
          <w:rFonts w:ascii="Calibri" w:hAnsi="Calibri"/>
          <w:sz w:val="22"/>
          <w:szCs w:val="22"/>
        </w:rPr>
        <w:t xml:space="preserve">altro metodo molto rapido ed efficace per analizzare </w:t>
      </w:r>
      <w:r w:rsidR="003E4B8C">
        <w:rPr>
          <w:rFonts w:ascii="Calibri" w:hAnsi="Calibri"/>
          <w:sz w:val="22"/>
          <w:szCs w:val="22"/>
        </w:rPr>
        <w:t>i dati</w:t>
      </w:r>
      <w:r w:rsidR="001543AC">
        <w:rPr>
          <w:rFonts w:ascii="Calibri" w:hAnsi="Calibri"/>
          <w:sz w:val="22"/>
          <w:szCs w:val="22"/>
        </w:rPr>
        <w:t>,</w:t>
      </w:r>
      <w:r w:rsidR="003E4B8C">
        <w:rPr>
          <w:rFonts w:ascii="Calibri" w:hAnsi="Calibri"/>
          <w:sz w:val="22"/>
          <w:szCs w:val="22"/>
        </w:rPr>
        <w:t xml:space="preserve"> le </w:t>
      </w:r>
      <w:r w:rsidR="003E4B8C" w:rsidRPr="003E4B8C">
        <w:rPr>
          <w:rFonts w:ascii="Calibri" w:hAnsi="Calibri"/>
          <w:b/>
          <w:sz w:val="22"/>
          <w:szCs w:val="22"/>
        </w:rPr>
        <w:t>Tabelle Pivot</w:t>
      </w:r>
      <w:r w:rsidR="002B0A10">
        <w:rPr>
          <w:rFonts w:ascii="Calibri" w:hAnsi="Calibri"/>
          <w:sz w:val="22"/>
          <w:szCs w:val="22"/>
        </w:rPr>
        <w:t xml:space="preserve">, </w:t>
      </w:r>
      <w:r w:rsidRPr="001543AC">
        <w:rPr>
          <w:rFonts w:ascii="Calibri" w:hAnsi="Calibri"/>
          <w:b/>
          <w:sz w:val="22"/>
          <w:szCs w:val="22"/>
        </w:rPr>
        <w:t xml:space="preserve">report </w:t>
      </w:r>
      <w:r w:rsidR="002B0A10" w:rsidRPr="001543AC">
        <w:rPr>
          <w:rFonts w:ascii="Calibri" w:hAnsi="Calibri"/>
          <w:b/>
          <w:sz w:val="22"/>
          <w:szCs w:val="22"/>
        </w:rPr>
        <w:t>componi</w:t>
      </w:r>
      <w:r w:rsidRPr="001543AC">
        <w:rPr>
          <w:rFonts w:ascii="Calibri" w:hAnsi="Calibri"/>
          <w:b/>
          <w:sz w:val="22"/>
          <w:szCs w:val="22"/>
        </w:rPr>
        <w:t>bili e struttura</w:t>
      </w:r>
      <w:r w:rsidR="001543AC" w:rsidRPr="001543AC">
        <w:rPr>
          <w:rFonts w:ascii="Calibri" w:hAnsi="Calibri"/>
          <w:b/>
          <w:sz w:val="22"/>
          <w:szCs w:val="22"/>
        </w:rPr>
        <w:t>bi</w:t>
      </w:r>
      <w:r w:rsidRPr="001543AC">
        <w:rPr>
          <w:rFonts w:ascii="Calibri" w:hAnsi="Calibri"/>
          <w:b/>
          <w:sz w:val="22"/>
          <w:szCs w:val="22"/>
        </w:rPr>
        <w:t>li liberamente da utilizzare quali alternativa o comprimari delle funzioni di aggregazione</w:t>
      </w:r>
      <w:r>
        <w:rPr>
          <w:rFonts w:ascii="Calibri" w:hAnsi="Calibri"/>
          <w:sz w:val="22"/>
          <w:szCs w:val="22"/>
        </w:rPr>
        <w:t>.</w:t>
      </w:r>
    </w:p>
    <w:p w14:paraId="348D9AFF" w14:textId="2EC9FF3D" w:rsidR="00A920D7" w:rsidRDefault="00A920D7" w:rsidP="002B0A10">
      <w:pPr>
        <w:pStyle w:val="Normale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 dovessimo riassumere</w:t>
      </w:r>
      <w:r w:rsidR="001543AC">
        <w:rPr>
          <w:rFonts w:ascii="Calibri" w:hAnsi="Calibri"/>
          <w:sz w:val="22"/>
          <w:szCs w:val="22"/>
        </w:rPr>
        <w:t>,</w:t>
      </w:r>
      <w:r>
        <w:rPr>
          <w:rFonts w:ascii="Calibri" w:hAnsi="Calibri"/>
          <w:sz w:val="22"/>
          <w:szCs w:val="22"/>
        </w:rPr>
        <w:t xml:space="preserve"> in una sorta di decalogo, le regole d’oro trattate da marzo a oggi suonerebbe circa così:</w:t>
      </w:r>
    </w:p>
    <w:p w14:paraId="4695FC00" w14:textId="1443005B" w:rsidR="002B0A10" w:rsidRDefault="002B0A10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 w:rsidRPr="00A920D7">
        <w:rPr>
          <w:b/>
        </w:rPr>
        <w:t xml:space="preserve">Distinguere sempre i dati </w:t>
      </w:r>
      <w:r w:rsidR="00A920D7">
        <w:rPr>
          <w:b/>
        </w:rPr>
        <w:t xml:space="preserve">(input) </w:t>
      </w:r>
      <w:r w:rsidRPr="00A920D7">
        <w:rPr>
          <w:b/>
        </w:rPr>
        <w:t>dai report</w:t>
      </w:r>
      <w:r w:rsidR="00B407DF">
        <w:rPr>
          <w:b/>
        </w:rPr>
        <w:t xml:space="preserve"> (output) </w:t>
      </w:r>
      <w:r w:rsidR="00B407DF">
        <w:t xml:space="preserve">collocandoli in </w:t>
      </w:r>
      <w:r w:rsidR="00B407DF" w:rsidRPr="001543AC">
        <w:rPr>
          <w:b/>
        </w:rPr>
        <w:t>intervalli</w:t>
      </w:r>
      <w:r w:rsidR="00B407DF">
        <w:t xml:space="preserve">, </w:t>
      </w:r>
      <w:r w:rsidR="00B407DF" w:rsidRPr="001543AC">
        <w:rPr>
          <w:b/>
        </w:rPr>
        <w:t>aree</w:t>
      </w:r>
      <w:r w:rsidR="00B407DF">
        <w:t xml:space="preserve"> e possibilmente </w:t>
      </w:r>
      <w:r w:rsidR="00B407DF" w:rsidRPr="001543AC">
        <w:rPr>
          <w:b/>
        </w:rPr>
        <w:t>fogli</w:t>
      </w:r>
      <w:r w:rsidR="00B407DF">
        <w:t xml:space="preserve"> diversi</w:t>
      </w:r>
    </w:p>
    <w:p w14:paraId="02F1623F" w14:textId="3C98DC5F" w:rsidR="002B0A10" w:rsidRDefault="002B0A10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 xml:space="preserve">Se un intervallo o una cella sono </w:t>
      </w:r>
      <w:r w:rsidRPr="001543AC">
        <w:rPr>
          <w:b/>
        </w:rPr>
        <w:t>utilizzati più volte</w:t>
      </w:r>
      <w:r>
        <w:t xml:space="preserve"> </w:t>
      </w:r>
      <w:r w:rsidR="001543AC">
        <w:t>fare ricorso a</w:t>
      </w:r>
      <w:r>
        <w:t xml:space="preserve">i </w:t>
      </w:r>
      <w:r w:rsidRPr="001543AC">
        <w:rPr>
          <w:b/>
        </w:rPr>
        <w:t>nomi</w:t>
      </w:r>
    </w:p>
    <w:p w14:paraId="0152C0FD" w14:textId="66D73F41" w:rsidR="002B0A10" w:rsidRDefault="00E37A41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 xml:space="preserve">Se </w:t>
      </w:r>
      <w:r w:rsidR="002B0A10">
        <w:t xml:space="preserve">possibile </w:t>
      </w:r>
      <w:r>
        <w:t xml:space="preserve">trasformare gli </w:t>
      </w:r>
      <w:r w:rsidRPr="001543AC">
        <w:rPr>
          <w:b/>
        </w:rPr>
        <w:t>intervalli</w:t>
      </w:r>
      <w:r>
        <w:t xml:space="preserve"> in </w:t>
      </w:r>
      <w:r w:rsidRPr="001543AC">
        <w:rPr>
          <w:b/>
        </w:rPr>
        <w:t>Tabella</w:t>
      </w:r>
    </w:p>
    <w:p w14:paraId="5EC262EE" w14:textId="477B3595" w:rsidR="002B0A10" w:rsidRDefault="002B0A10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>Limitare righe e colonne vuote</w:t>
      </w:r>
      <w:r w:rsidR="00E37A41">
        <w:t xml:space="preserve"> inutili</w:t>
      </w:r>
    </w:p>
    <w:p w14:paraId="625A3E10" w14:textId="5CC37363" w:rsidR="002B0A10" w:rsidRPr="001543AC" w:rsidRDefault="002B0A10" w:rsidP="00E37A41">
      <w:pPr>
        <w:pStyle w:val="Paragrafoelenco"/>
        <w:numPr>
          <w:ilvl w:val="0"/>
          <w:numId w:val="18"/>
        </w:numPr>
        <w:spacing w:after="160" w:line="259" w:lineRule="auto"/>
        <w:jc w:val="both"/>
        <w:rPr>
          <w:b/>
        </w:rPr>
      </w:pPr>
      <w:r>
        <w:t>Ogni volta che si scrive una formula chiedersi</w:t>
      </w:r>
      <w:r w:rsidR="00E37A41">
        <w:t>,</w:t>
      </w:r>
      <w:r>
        <w:t xml:space="preserve"> </w:t>
      </w:r>
      <w:r w:rsidR="00E37A41">
        <w:t xml:space="preserve">in base a dove dovrà essere copiata, </w:t>
      </w:r>
      <w:r w:rsidRPr="001543AC">
        <w:rPr>
          <w:b/>
        </w:rPr>
        <w:t xml:space="preserve">se </w:t>
      </w:r>
      <w:r w:rsidR="00E37A41" w:rsidRPr="001543AC">
        <w:rPr>
          <w:b/>
        </w:rPr>
        <w:t>i ri</w:t>
      </w:r>
      <w:r w:rsidRPr="001543AC">
        <w:rPr>
          <w:b/>
        </w:rPr>
        <w:t xml:space="preserve">ferimenti devono essere assoluti o relativi </w:t>
      </w:r>
    </w:p>
    <w:p w14:paraId="1E766BA8" w14:textId="6B6A2A33" w:rsidR="00E37A41" w:rsidRDefault="002B0A10" w:rsidP="00E37A41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 xml:space="preserve">Prediligere </w:t>
      </w:r>
      <w:r w:rsidRPr="001543AC">
        <w:rPr>
          <w:b/>
        </w:rPr>
        <w:t>la tastiera</w:t>
      </w:r>
      <w:r>
        <w:t xml:space="preserve"> al </w:t>
      </w:r>
      <w:r w:rsidR="00E37A41">
        <w:t>mouse</w:t>
      </w:r>
    </w:p>
    <w:p w14:paraId="4F6AD52A" w14:textId="2C6B0D75" w:rsidR="002B0A10" w:rsidRDefault="00072E17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>Immedesimarsi in chi utilizzerà il foglio e prevenirne</w:t>
      </w:r>
      <w:r w:rsidR="002B0A10">
        <w:t xml:space="preserve"> </w:t>
      </w:r>
      <w:r w:rsidR="00E37A41">
        <w:t xml:space="preserve">i comportamenti </w:t>
      </w:r>
      <w:r w:rsidR="00E37A41" w:rsidRPr="001543AC">
        <w:rPr>
          <w:b/>
        </w:rPr>
        <w:t>e g</w:t>
      </w:r>
      <w:r w:rsidR="002B0A10" w:rsidRPr="001543AC">
        <w:rPr>
          <w:b/>
        </w:rPr>
        <w:t>li</w:t>
      </w:r>
      <w:r w:rsidR="00E37A41" w:rsidRPr="001543AC">
        <w:rPr>
          <w:b/>
        </w:rPr>
        <w:t xml:space="preserve"> e</w:t>
      </w:r>
      <w:r w:rsidR="002B0A10" w:rsidRPr="001543AC">
        <w:rPr>
          <w:b/>
        </w:rPr>
        <w:t>rrori</w:t>
      </w:r>
      <w:r w:rsidR="002B0A10">
        <w:t xml:space="preserve"> </w:t>
      </w:r>
    </w:p>
    <w:p w14:paraId="50808EF0" w14:textId="7874E958" w:rsidR="002B0A10" w:rsidRDefault="00E37A41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>Evitare “formule fiume”,</w:t>
      </w:r>
      <w:r w:rsidR="002B0A10">
        <w:t xml:space="preserve"> </w:t>
      </w:r>
      <w:r w:rsidR="002B0A10" w:rsidRPr="001543AC">
        <w:rPr>
          <w:b/>
        </w:rPr>
        <w:t>scomporre</w:t>
      </w:r>
      <w:r w:rsidR="002B0A10">
        <w:t xml:space="preserve"> se possibile</w:t>
      </w:r>
    </w:p>
    <w:p w14:paraId="6EF86F7E" w14:textId="34DE0A0C" w:rsidR="002B0A10" w:rsidRDefault="00E37A41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 xml:space="preserve">Non esagerare con </w:t>
      </w:r>
      <w:r w:rsidR="002B0A10">
        <w:t>i colori</w:t>
      </w:r>
      <w:r>
        <w:t>, utilizzarli</w:t>
      </w:r>
      <w:r w:rsidR="002B0A10">
        <w:t xml:space="preserve"> solo se servono e dicono qualcosa</w:t>
      </w:r>
    </w:p>
    <w:p w14:paraId="4BDA1A9A" w14:textId="5D67FCDF" w:rsidR="002B0A10" w:rsidRDefault="002B0A10" w:rsidP="002B0A10">
      <w:pPr>
        <w:pStyle w:val="Paragrafoelenco"/>
        <w:numPr>
          <w:ilvl w:val="0"/>
          <w:numId w:val="18"/>
        </w:numPr>
        <w:spacing w:after="160" w:line="259" w:lineRule="auto"/>
        <w:jc w:val="both"/>
      </w:pPr>
      <w:r>
        <w:t xml:space="preserve">Non inserire </w:t>
      </w:r>
      <w:r w:rsidRPr="001543AC">
        <w:rPr>
          <w:b/>
        </w:rPr>
        <w:t>due</w:t>
      </w:r>
      <w:r w:rsidR="001543AC" w:rsidRPr="001543AC">
        <w:rPr>
          <w:b/>
        </w:rPr>
        <w:t xml:space="preserve"> o più</w:t>
      </w:r>
      <w:r w:rsidRPr="001543AC">
        <w:rPr>
          <w:b/>
        </w:rPr>
        <w:t xml:space="preserve"> volte</w:t>
      </w:r>
      <w:r>
        <w:t xml:space="preserve"> </w:t>
      </w:r>
      <w:r w:rsidRPr="001543AC">
        <w:rPr>
          <w:b/>
        </w:rPr>
        <w:t>lo stesso dato</w:t>
      </w:r>
      <w:r>
        <w:t xml:space="preserve"> di input</w:t>
      </w:r>
    </w:p>
    <w:p w14:paraId="093B5A18" w14:textId="70D60192" w:rsidR="002B0A10" w:rsidRDefault="002B3E30" w:rsidP="002B0A10">
      <w:pPr>
        <w:jc w:val="both"/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0E578652" wp14:editId="58554883">
            <wp:simplePos x="0" y="0"/>
            <wp:positionH relativeFrom="column">
              <wp:posOffset>3503295</wp:posOffset>
            </wp:positionH>
            <wp:positionV relativeFrom="paragraph">
              <wp:posOffset>1270</wp:posOffset>
            </wp:positionV>
            <wp:extent cx="2515235" cy="775970"/>
            <wp:effectExtent l="0" t="0" r="0" b="24130"/>
            <wp:wrapSquare wrapText="bothSides"/>
            <wp:docPr id="6" name="Diagram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EA5">
        <w:t>Nei paragrafi che seguono</w:t>
      </w:r>
      <w:r w:rsidR="001543AC">
        <w:t>,</w:t>
      </w:r>
      <w:r w:rsidR="009A6EA5">
        <w:t xml:space="preserve"> applicheremo le nozioni e tecniche apprese cercando di attenerci ai consigli appena enunciati; </w:t>
      </w:r>
      <w:r w:rsidR="009A6EA5" w:rsidRPr="001543AC">
        <w:rPr>
          <w:b/>
        </w:rPr>
        <w:t xml:space="preserve">affronteremo </w:t>
      </w:r>
      <w:del w:id="18" w:author="Roberta Nicoletti" w:date="2018-09-07T14:28:00Z">
        <w:r w:rsidR="001543AC" w:rsidRPr="001543AC" w:rsidDel="00E04079">
          <w:rPr>
            <w:b/>
          </w:rPr>
          <w:delText>i due casi</w:delText>
        </w:r>
      </w:del>
      <w:ins w:id="19" w:author="Roberta Nicoletti" w:date="2018-09-07T14:28:00Z">
        <w:r w:rsidR="00E04079">
          <w:rPr>
            <w:b/>
          </w:rPr>
          <w:t>il caso</w:t>
        </w:r>
      </w:ins>
      <w:r w:rsidR="001543AC">
        <w:t xml:space="preserve"> di studio</w:t>
      </w:r>
      <w:ins w:id="20" w:author="Roberta Nicoletti" w:date="2018-09-07T14:28:00Z">
        <w:r w:rsidR="00E04079">
          <w:t xml:space="preserve"> del</w:t>
        </w:r>
      </w:ins>
      <w:del w:id="21" w:author="Roberta Nicoletti" w:date="2018-09-07T14:28:00Z">
        <w:r w:rsidR="001543AC" w:rsidDel="00E04079">
          <w:delText xml:space="preserve">, </w:delText>
        </w:r>
      </w:del>
      <w:r w:rsidR="001543AC">
        <w:t>la dichiarazione dei redditi</w:t>
      </w:r>
      <w:del w:id="22" w:author="Roberta Nicoletti" w:date="2018-09-07T14:28:00Z">
        <w:r w:rsidR="001543AC" w:rsidDel="00E04079">
          <w:delText xml:space="preserve"> e</w:delText>
        </w:r>
        <w:r w:rsidR="009A6EA5" w:rsidDel="00E04079">
          <w:delText xml:space="preserve"> l’analisi di bilancio</w:delText>
        </w:r>
        <w:r w:rsidR="001543AC" w:rsidDel="00E04079">
          <w:delText>,</w:delText>
        </w:r>
      </w:del>
      <w:r w:rsidR="009A6EA5">
        <w:t xml:space="preserve"> </w:t>
      </w:r>
      <w:r w:rsidR="009A6EA5" w:rsidRPr="001543AC">
        <w:rPr>
          <w:b/>
        </w:rPr>
        <w:t>in due fasi</w:t>
      </w:r>
      <w:r w:rsidR="009A6EA5">
        <w:t xml:space="preserve">: la </w:t>
      </w:r>
      <w:r w:rsidR="009A6EA5" w:rsidRPr="001543AC">
        <w:rPr>
          <w:b/>
        </w:rPr>
        <w:t>creazione del modello dati</w:t>
      </w:r>
      <w:r w:rsidR="001543AC">
        <w:t xml:space="preserve"> e </w:t>
      </w:r>
      <w:r w:rsidR="001543AC" w:rsidRPr="001543AC">
        <w:rPr>
          <w:b/>
        </w:rPr>
        <w:t>due soluzioni</w:t>
      </w:r>
      <w:r w:rsidR="009A6EA5" w:rsidRPr="001543AC">
        <w:rPr>
          <w:b/>
        </w:rPr>
        <w:t xml:space="preserve"> alternative</w:t>
      </w:r>
      <w:r w:rsidR="009A6EA5">
        <w:t xml:space="preserve">: la prima </w:t>
      </w:r>
      <w:r>
        <w:t xml:space="preserve">che non </w:t>
      </w:r>
      <w:r w:rsidR="009A6EA5">
        <w:t xml:space="preserve">prevede l’utilizzo </w:t>
      </w:r>
      <w:r w:rsidR="009A6EA5">
        <w:lastRenderedPageBreak/>
        <w:t>delle Tabelle Pivot</w:t>
      </w:r>
      <w:r>
        <w:t xml:space="preserve"> ma solo delle funzioni di aggregazione</w:t>
      </w:r>
      <w:r w:rsidR="009A6EA5">
        <w:t xml:space="preserve">, la seconda </w:t>
      </w:r>
      <w:r>
        <w:t>che invece prevede l’uso e le funzionalità delle Tabelle Pivot</w:t>
      </w:r>
      <w:r w:rsidR="009A6EA5">
        <w:t>.</w:t>
      </w:r>
    </w:p>
    <w:p w14:paraId="324F8549" w14:textId="2FB922C7" w:rsidR="009A6EA5" w:rsidRDefault="009A6EA5" w:rsidP="002B0A10">
      <w:pPr>
        <w:jc w:val="both"/>
      </w:pPr>
    </w:p>
    <w:p w14:paraId="44FBFD85" w14:textId="61A9D48C" w:rsidR="002B0A10" w:rsidRDefault="002B3E30" w:rsidP="00E37A41">
      <w:pPr>
        <w:pStyle w:val="Titolo2"/>
      </w:pPr>
      <w:r>
        <w:t>LA DICHIARAZIONE DEI REDDITI</w:t>
      </w:r>
    </w:p>
    <w:p w14:paraId="7F4984A9" w14:textId="6BB70415" w:rsidR="002B3E30" w:rsidRDefault="002B3E30" w:rsidP="002B3E30">
      <w:pPr>
        <w:jc w:val="both"/>
      </w:pPr>
      <w:r>
        <w:t xml:space="preserve">La compilazione di un quadro redditi di una qualsiasi dichiarazione riferito a qualsiasi soggetto e tipo di reddito professionale o di impresa (RE, RG, RF) si può ridurre in estrema sintesi ad </w:t>
      </w:r>
      <w:r w:rsidRPr="00E37A41">
        <w:rPr>
          <w:b/>
        </w:rPr>
        <w:t>una somma condizionale di una serie di dati</w:t>
      </w:r>
      <w:r>
        <w:t xml:space="preserve">. </w:t>
      </w:r>
      <w:r>
        <w:rPr>
          <w:b/>
        </w:rPr>
        <w:t>L</w:t>
      </w:r>
      <w:r w:rsidRPr="002B3E30">
        <w:rPr>
          <w:b/>
        </w:rPr>
        <w:t>’importo che andremo ad inserire in un determinato rigo della dichiarazione non è altro infatti che la somma delle voci del conto economico che rispettano un determinato criterio</w:t>
      </w:r>
      <w:r>
        <w:t xml:space="preserve">, ad esempio fare parte delle spese auto e pertanto essere parzialmente deducibili. Nel momento in cui redigiamo una dichiarazione dei redditi abbiamo uno schema da completare, il quadro della dichiarazione, </w:t>
      </w:r>
      <w:r w:rsidRPr="00E87CD2">
        <w:rPr>
          <w:b/>
        </w:rPr>
        <w:t>e abbiamo dei dati contabili a cui andranno applicate le regole di deducibilità al fine di determinare il reddito imponibile</w:t>
      </w:r>
      <w:r>
        <w:t xml:space="preserve">, </w:t>
      </w:r>
      <w:r w:rsidRPr="00E87CD2">
        <w:rPr>
          <w:b/>
        </w:rPr>
        <w:t>che altro non sarà che la somma degli elementi del conto economico al netto dei costi non deducibili e ricavi non imponibili.</w:t>
      </w:r>
      <w:r>
        <w:t xml:space="preserve"> La corretta gestione </w:t>
      </w:r>
      <w:r w:rsidRPr="002B3E30">
        <w:rPr>
          <w:b/>
        </w:rPr>
        <w:t>delle riprese in aumento e in diminuzione sui dati contabili</w:t>
      </w:r>
      <w:r w:rsidR="00DD08F6">
        <w:rPr>
          <w:b/>
        </w:rPr>
        <w:t>,</w:t>
      </w:r>
      <w:r>
        <w:t xml:space="preserve"> risolve la maggior parte del lavoro svolto in sede di dichiarazione e poterlo fare in poco tempo e in maniera automatizzata può far apprezzare i vantaggi di un buon utilizzo di Excel.</w:t>
      </w:r>
    </w:p>
    <w:p w14:paraId="6A81C1BF" w14:textId="77777777" w:rsidR="00E04079" w:rsidRDefault="00E04079" w:rsidP="009A6EA5">
      <w:pPr>
        <w:pStyle w:val="Titolo3"/>
        <w:rPr>
          <w:ins w:id="23" w:author="Roberta Nicoletti" w:date="2018-09-07T14:30:00Z"/>
        </w:rPr>
      </w:pPr>
    </w:p>
    <w:p w14:paraId="04FB7A98" w14:textId="63CA7F47" w:rsidR="009A6EA5" w:rsidRDefault="009A6EA5" w:rsidP="009A6EA5">
      <w:pPr>
        <w:pStyle w:val="Titolo3"/>
      </w:pPr>
      <w:r>
        <w:t>Modello Dati</w:t>
      </w:r>
    </w:p>
    <w:p w14:paraId="1082FBA7" w14:textId="6A55DC02" w:rsidR="009A6EA5" w:rsidRDefault="002B0A10" w:rsidP="002B0A10">
      <w:pPr>
        <w:jc w:val="both"/>
      </w:pPr>
      <w:r>
        <w:t>Nella cartella di lavoro</w:t>
      </w:r>
      <w:r w:rsidR="00E87CD2">
        <w:t xml:space="preserve"> </w:t>
      </w:r>
      <w:proofErr w:type="spellStart"/>
      <w:r w:rsidR="00E87CD2">
        <w:t>Excelle</w:t>
      </w:r>
      <w:r w:rsidR="00DD08F6">
        <w:t>re</w:t>
      </w:r>
      <w:proofErr w:type="spellEnd"/>
      <w:r w:rsidR="00E87CD2">
        <w:t xml:space="preserve"> in Studio6-1.xlsx</w:t>
      </w:r>
      <w:ins w:id="24" w:author="Roberta Nicoletti" w:date="2018-09-07T14:30:00Z">
        <w:r w:rsidR="00E04079">
          <w:t xml:space="preserve"> </w:t>
        </w:r>
        <w:r w:rsidR="00E04079" w:rsidRPr="00E04079">
          <w:rPr>
            <w:highlight w:val="yellow"/>
            <w:rPrChange w:id="25" w:author="Roberta Nicoletti" w:date="2018-09-07T14:30:00Z">
              <w:rPr/>
            </w:rPrChange>
          </w:rPr>
          <w:t>(scaricabile qui)</w:t>
        </w:r>
      </w:ins>
      <w:r>
        <w:t xml:space="preserve"> sono presenti due fogli:</w:t>
      </w:r>
      <w:r w:rsidR="00E87CD2">
        <w:t xml:space="preserve"> </w:t>
      </w:r>
      <w:r w:rsidR="009A6EA5">
        <w:t xml:space="preserve">DATICONTABILI </w:t>
      </w:r>
      <w:r w:rsidR="00E87CD2">
        <w:t xml:space="preserve">e </w:t>
      </w:r>
      <w:r w:rsidR="009A6EA5">
        <w:t>DICHIARAZIONE.</w:t>
      </w:r>
    </w:p>
    <w:p w14:paraId="5A22716D" w14:textId="238C61D8" w:rsidR="003734AA" w:rsidRPr="002B3E30" w:rsidRDefault="009A6EA5" w:rsidP="002B0A10">
      <w:pPr>
        <w:jc w:val="both"/>
        <w:rPr>
          <w:b/>
        </w:rPr>
      </w:pPr>
      <w:r>
        <w:t>Nel foglio</w:t>
      </w:r>
      <w:r w:rsidR="002B0A10">
        <w:t xml:space="preserve"> </w:t>
      </w:r>
      <w:r w:rsidRPr="003734AA">
        <w:rPr>
          <w:b/>
        </w:rPr>
        <w:t>DATICONTABILI</w:t>
      </w:r>
      <w:r>
        <w:t xml:space="preserve"> </w:t>
      </w:r>
      <w:r w:rsidR="002B0A10">
        <w:t xml:space="preserve">è riportato il conto economico </w:t>
      </w:r>
      <w:r>
        <w:t xml:space="preserve">dell’azienda, </w:t>
      </w:r>
      <w:r w:rsidR="002B0A10">
        <w:t xml:space="preserve">formato da quattro colonne: </w:t>
      </w:r>
      <w:r w:rsidRPr="002B3E30">
        <w:rPr>
          <w:b/>
        </w:rPr>
        <w:t>CODICE_CONTO, DESCRIZIONE, DARE, AVERE</w:t>
      </w:r>
      <w:r w:rsidR="002B0A10" w:rsidRPr="002B3E30">
        <w:rPr>
          <w:b/>
        </w:rPr>
        <w:t xml:space="preserve"> </w:t>
      </w:r>
    </w:p>
    <w:p w14:paraId="5B9251F1" w14:textId="77777777" w:rsidR="00A02F47" w:rsidRDefault="00A02F47" w:rsidP="002B0A10">
      <w:pPr>
        <w:jc w:val="both"/>
      </w:pPr>
    </w:p>
    <w:p w14:paraId="4E14C4BC" w14:textId="25B155F6" w:rsidR="003734AA" w:rsidRDefault="00A02F47" w:rsidP="002B0A10">
      <w:pPr>
        <w:jc w:val="both"/>
      </w:pPr>
      <w:r>
        <w:rPr>
          <w:noProof/>
        </w:rPr>
        <w:drawing>
          <wp:inline distT="0" distB="0" distL="0" distR="0" wp14:anchorId="1F3B85A0" wp14:editId="47884175">
            <wp:extent cx="6120130" cy="132334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8139" w14:textId="77777777" w:rsidR="00A02F47" w:rsidRDefault="00A02F47" w:rsidP="002B0A10">
      <w:pPr>
        <w:jc w:val="both"/>
      </w:pPr>
    </w:p>
    <w:p w14:paraId="2F9A2CC8" w14:textId="09BC107B" w:rsidR="00A02F47" w:rsidRDefault="003734AA" w:rsidP="002B0A10">
      <w:pPr>
        <w:jc w:val="both"/>
      </w:pPr>
      <w:r>
        <w:t xml:space="preserve">Il </w:t>
      </w:r>
      <w:r w:rsidR="002B0A10">
        <w:t xml:space="preserve">foglio </w:t>
      </w:r>
      <w:r w:rsidR="009A6EA5" w:rsidRPr="00072E17">
        <w:rPr>
          <w:b/>
        </w:rPr>
        <w:t>DICHIARAZIONE</w:t>
      </w:r>
      <w:r w:rsidR="009A6EA5">
        <w:t xml:space="preserve"> </w:t>
      </w:r>
      <w:r>
        <w:t xml:space="preserve">simula </w:t>
      </w:r>
      <w:r w:rsidR="009A6EA5">
        <w:t xml:space="preserve">il quadro redditi </w:t>
      </w:r>
      <w:r w:rsidR="002B0A10">
        <w:t>della dichiarazione</w:t>
      </w:r>
      <w:r w:rsidR="009A6EA5">
        <w:t>,</w:t>
      </w:r>
      <w:r w:rsidR="002B0A10">
        <w:t xml:space="preserve"> in questo caso il quadro </w:t>
      </w:r>
    </w:p>
    <w:p w14:paraId="2B991225" w14:textId="0ED0FFA6" w:rsidR="009A6EA5" w:rsidRDefault="009A6EA5" w:rsidP="002B0A10">
      <w:pPr>
        <w:jc w:val="both"/>
      </w:pPr>
      <w:r>
        <w:t>RF</w:t>
      </w:r>
      <w:r w:rsidR="002B3E30">
        <w:t>,</w:t>
      </w:r>
      <w:r w:rsidR="003734AA">
        <w:t xml:space="preserve"> e </w:t>
      </w:r>
      <w:r w:rsidR="002B0A10">
        <w:t xml:space="preserve">si compone di tre colonne: </w:t>
      </w:r>
      <w:proofErr w:type="spellStart"/>
      <w:r>
        <w:t>CodRigo</w:t>
      </w:r>
      <w:proofErr w:type="spellEnd"/>
      <w:r>
        <w:t xml:space="preserve">, </w:t>
      </w:r>
      <w:r w:rsidR="00A02F47">
        <w:t>Rigo e</w:t>
      </w:r>
      <w:r>
        <w:t xml:space="preserve"> Descrizione</w:t>
      </w:r>
      <w:r w:rsidR="00A02F47">
        <w:t>.</w:t>
      </w:r>
      <w:r w:rsidR="002B0A10">
        <w:t xml:space="preserve"> </w:t>
      </w:r>
    </w:p>
    <w:p w14:paraId="78C05A2E" w14:textId="77777777" w:rsidR="00A02F47" w:rsidRDefault="00A02F47" w:rsidP="002B0A10">
      <w:pPr>
        <w:jc w:val="both"/>
      </w:pPr>
    </w:p>
    <w:p w14:paraId="47A75C5B" w14:textId="0C023FED" w:rsidR="00A02F47" w:rsidRDefault="00A02F47" w:rsidP="002B0A10">
      <w:pPr>
        <w:jc w:val="both"/>
      </w:pPr>
      <w:r>
        <w:rPr>
          <w:noProof/>
        </w:rPr>
        <w:drawing>
          <wp:inline distT="0" distB="0" distL="0" distR="0" wp14:anchorId="4D5B2BA8" wp14:editId="3A85F5D7">
            <wp:extent cx="6120130" cy="1325245"/>
            <wp:effectExtent l="0" t="0" r="0" b="825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6863" w14:textId="77777777" w:rsidR="002B3E30" w:rsidRDefault="002B3E30" w:rsidP="002B0A10">
      <w:pPr>
        <w:jc w:val="both"/>
      </w:pPr>
    </w:p>
    <w:p w14:paraId="6E4B7DBD" w14:textId="632AEB5D" w:rsidR="00B151DB" w:rsidRDefault="003734AA" w:rsidP="002B0A10">
      <w:pPr>
        <w:jc w:val="both"/>
      </w:pPr>
      <w:r w:rsidRPr="002B3E30">
        <w:rPr>
          <w:b/>
        </w:rPr>
        <w:t>La creazione del modello dati è un momento cruciale nella progettazione di un’applicazione Excel e non solo</w:t>
      </w:r>
      <w:r>
        <w:t xml:space="preserve">. Si tratta di </w:t>
      </w:r>
      <w:r w:rsidRPr="002B3E30">
        <w:rPr>
          <w:b/>
        </w:rPr>
        <w:t>modificare i dati</w:t>
      </w:r>
      <w:r>
        <w:t xml:space="preserve">, </w:t>
      </w:r>
      <w:r w:rsidRPr="002B3E30">
        <w:rPr>
          <w:b/>
        </w:rPr>
        <w:t>aggiungendo colonne</w:t>
      </w:r>
      <w:r>
        <w:t xml:space="preserve"> </w:t>
      </w:r>
      <w:r w:rsidRPr="002B3E30">
        <w:rPr>
          <w:b/>
        </w:rPr>
        <w:t>e calcoli</w:t>
      </w:r>
      <w:r>
        <w:t xml:space="preserve"> per far sì che le operazioni </w:t>
      </w:r>
      <w:r w:rsidR="002B3E30">
        <w:t xml:space="preserve">successive </w:t>
      </w:r>
      <w:r w:rsidR="00B151DB">
        <w:t xml:space="preserve">possano essere svolte nella maniera più efficace ed efficiente possibile. Nel nostro esempio </w:t>
      </w:r>
      <w:r w:rsidR="002B0A10">
        <w:t>dovremo operare in maniera tale che</w:t>
      </w:r>
      <w:r w:rsidR="00DD08F6">
        <w:t>,</w:t>
      </w:r>
      <w:r w:rsidR="002B0A10">
        <w:t xml:space="preserve"> </w:t>
      </w:r>
      <w:r w:rsidR="002B0A10" w:rsidRPr="002B3E30">
        <w:rPr>
          <w:b/>
        </w:rPr>
        <w:t>compilando il foglio dati contabili</w:t>
      </w:r>
      <w:r w:rsidR="00DD08F6">
        <w:rPr>
          <w:b/>
        </w:rPr>
        <w:t>,</w:t>
      </w:r>
      <w:r w:rsidR="002B0A10" w:rsidRPr="002B3E30">
        <w:rPr>
          <w:b/>
        </w:rPr>
        <w:t xml:space="preserve"> si formi automaticamente la dichiarazione</w:t>
      </w:r>
      <w:r w:rsidR="002B0A10">
        <w:t xml:space="preserve">. </w:t>
      </w:r>
    </w:p>
    <w:p w14:paraId="4B3770C0" w14:textId="53B59C72" w:rsidR="002B0A10" w:rsidRDefault="002B0A10" w:rsidP="002B0A10">
      <w:pPr>
        <w:jc w:val="both"/>
      </w:pPr>
      <w:r>
        <w:t xml:space="preserve">Cominciamo con l’applicare </w:t>
      </w:r>
      <w:r w:rsidR="00072E17">
        <w:t>la terza regola</w:t>
      </w:r>
      <w:r>
        <w:t xml:space="preserve"> del decalogo: </w:t>
      </w:r>
      <w:r w:rsidRPr="00072E17">
        <w:rPr>
          <w:b/>
        </w:rPr>
        <w:t xml:space="preserve">trasformiamo gli intervalli </w:t>
      </w:r>
      <w:r w:rsidR="002B3E30">
        <w:t xml:space="preserve">dei due fogli </w:t>
      </w:r>
      <w:r w:rsidR="002B3E30">
        <w:rPr>
          <w:b/>
        </w:rPr>
        <w:t xml:space="preserve">in </w:t>
      </w:r>
      <w:r w:rsidR="002B3E30">
        <w:t xml:space="preserve">altrettante </w:t>
      </w:r>
      <w:r w:rsidR="002B3E30">
        <w:rPr>
          <w:b/>
        </w:rPr>
        <w:t>Tabelle</w:t>
      </w:r>
      <w:r w:rsidR="00DD08F6">
        <w:rPr>
          <w:b/>
        </w:rPr>
        <w:t>:</w:t>
      </w:r>
      <w:r w:rsidR="002B3E30">
        <w:rPr>
          <w:b/>
        </w:rPr>
        <w:t xml:space="preserve"> Tabella1 </w:t>
      </w:r>
      <w:r w:rsidR="002B3E30">
        <w:t xml:space="preserve">per i dati contabili </w:t>
      </w:r>
      <w:r w:rsidR="002B3E30">
        <w:rPr>
          <w:b/>
        </w:rPr>
        <w:t xml:space="preserve">e Tabella2 </w:t>
      </w:r>
      <w:r w:rsidR="002B3E30" w:rsidRPr="002B3E30">
        <w:t>per</w:t>
      </w:r>
      <w:r w:rsidR="002B3E30">
        <w:t xml:space="preserve"> la dichiarazione.</w:t>
      </w:r>
      <w:r>
        <w:t xml:space="preserve"> </w:t>
      </w:r>
      <w:r w:rsidR="002B3E30">
        <w:t>C</w:t>
      </w:r>
      <w:r>
        <w:t xml:space="preserve">ompiremo quest’operazione </w:t>
      </w:r>
      <w:r w:rsidR="00280705">
        <w:t xml:space="preserve">(numero di maggio) selezionando gli intervalli e cliccando sul tasto </w:t>
      </w:r>
      <w:r w:rsidR="00280705">
        <w:rPr>
          <w:noProof/>
        </w:rPr>
        <w:drawing>
          <wp:inline distT="0" distB="0" distL="0" distR="0" wp14:anchorId="645E2351" wp14:editId="1ADB8DBB">
            <wp:extent cx="187987" cy="181429"/>
            <wp:effectExtent l="0" t="0" r="2540" b="9525"/>
            <wp:docPr id="65" name="Immagin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32" cy="19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705">
        <w:t xml:space="preserve"> della scheda Home.</w:t>
      </w:r>
    </w:p>
    <w:p w14:paraId="5F1D405A" w14:textId="2DB1897E" w:rsidR="00072E17" w:rsidRDefault="00E56BFC" w:rsidP="002B0A10">
      <w:pPr>
        <w:jc w:val="both"/>
      </w:pPr>
      <w:r>
        <w:rPr>
          <w:noProof/>
        </w:rPr>
        <w:lastRenderedPageBreak/>
        <w:drawing>
          <wp:inline distT="0" distB="0" distL="0" distR="0" wp14:anchorId="0EF484D0" wp14:editId="004A0AE4">
            <wp:extent cx="6120130" cy="1234273"/>
            <wp:effectExtent l="0" t="0" r="0" b="444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781"/>
                    <a:stretch/>
                  </pic:blipFill>
                  <pic:spPr bwMode="auto">
                    <a:xfrm>
                      <a:off x="0" y="0"/>
                      <a:ext cx="6120130" cy="123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79E21" w14:textId="4E7A5173" w:rsidR="00072E17" w:rsidRDefault="00072E17" w:rsidP="002B0A10">
      <w:pPr>
        <w:jc w:val="both"/>
      </w:pPr>
    </w:p>
    <w:p w14:paraId="28ED6133" w14:textId="22AECC0E" w:rsidR="002B0A10" w:rsidRDefault="002B0A10" w:rsidP="002B0A10">
      <w:pPr>
        <w:jc w:val="both"/>
      </w:pPr>
      <w:r>
        <w:t>Nel foglio dati in ossequio alla regola</w:t>
      </w:r>
      <w:r w:rsidR="00072E17">
        <w:t xml:space="preserve"> 10,</w:t>
      </w:r>
      <w:r>
        <w:t xml:space="preserve"> che ci induce a non ripetere su più colonne un’informazione che può essere contenuta in unica colonna, occorre creare </w:t>
      </w:r>
      <w:r w:rsidR="00280705">
        <w:t xml:space="preserve">un campo </w:t>
      </w:r>
      <w:r>
        <w:t xml:space="preserve">che riporti la differenza tra </w:t>
      </w:r>
      <w:r w:rsidR="00072E17">
        <w:t xml:space="preserve">DARE </w:t>
      </w:r>
      <w:r>
        <w:t xml:space="preserve">e </w:t>
      </w:r>
      <w:r w:rsidR="00072E17">
        <w:t>AVERE</w:t>
      </w:r>
      <w:r>
        <w:t xml:space="preserve">.  Aggiungiamo quindi la colonna </w:t>
      </w:r>
      <w:r w:rsidR="004E218A" w:rsidRPr="00280705">
        <w:rPr>
          <w:b/>
        </w:rPr>
        <w:t>SALDO</w:t>
      </w:r>
      <w:r>
        <w:t xml:space="preserve"> che riporterà la formula</w:t>
      </w:r>
    </w:p>
    <w:p w14:paraId="0A9D36E6" w14:textId="77777777" w:rsidR="004E218A" w:rsidRDefault="004E218A" w:rsidP="002B0A10">
      <w:pPr>
        <w:jc w:val="both"/>
      </w:pPr>
    </w:p>
    <w:p w14:paraId="35B6A723" w14:textId="348C6F79" w:rsidR="002B0A10" w:rsidRDefault="004E218A" w:rsidP="002B0A10">
      <w:pPr>
        <w:jc w:val="both"/>
      </w:pPr>
      <w:r w:rsidRPr="004E218A">
        <w:t>+[@</w:t>
      </w:r>
      <w:proofErr w:type="gramStart"/>
      <w:r w:rsidRPr="004E218A">
        <w:t>DARE]-</w:t>
      </w:r>
      <w:proofErr w:type="gramEnd"/>
      <w:r w:rsidRPr="004E218A">
        <w:t>[@AVERE]</w:t>
      </w:r>
    </w:p>
    <w:p w14:paraId="7D0A6CBB" w14:textId="1A091FB4" w:rsidR="004E218A" w:rsidRDefault="004E218A" w:rsidP="002B0A10">
      <w:pPr>
        <w:jc w:val="both"/>
      </w:pPr>
    </w:p>
    <w:p w14:paraId="6C7096DF" w14:textId="184528FA" w:rsidR="00597B2C" w:rsidRDefault="002B0A10" w:rsidP="002B0A10">
      <w:pPr>
        <w:jc w:val="both"/>
      </w:pPr>
      <w:r>
        <w:t>Per facilitare la comprensio</w:t>
      </w:r>
      <w:r w:rsidR="00072E17">
        <w:t>ne di chi utilizzerà il foglio (</w:t>
      </w:r>
      <w:r>
        <w:t xml:space="preserve">regola </w:t>
      </w:r>
      <w:r w:rsidR="00072E17">
        <w:t>7)</w:t>
      </w:r>
      <w:r>
        <w:t xml:space="preserve"> potremmo </w:t>
      </w:r>
      <w:r w:rsidR="00280705">
        <w:t xml:space="preserve">applicare al </w:t>
      </w:r>
      <w:r w:rsidR="00280705">
        <w:rPr>
          <w:b/>
        </w:rPr>
        <w:t>SALDO</w:t>
      </w:r>
      <w:r>
        <w:t xml:space="preserve"> il formato</w:t>
      </w:r>
      <w:r w:rsidR="00280705">
        <w:t xml:space="preserve"> numerico</w:t>
      </w:r>
      <w:r w:rsidR="00597B2C">
        <w:t xml:space="preserve"> </w:t>
      </w:r>
      <w:proofErr w:type="gramStart"/>
      <w:r w:rsidR="00597B2C">
        <w:t>#.</w:t>
      </w:r>
      <w:r w:rsidR="00B000A2">
        <w:t>#</w:t>
      </w:r>
      <w:proofErr w:type="gramEnd"/>
      <w:r w:rsidR="00B000A2">
        <w:t>#0</w:t>
      </w:r>
      <w:r w:rsidR="00597B2C">
        <w:t>,00 “D”; #.</w:t>
      </w:r>
      <w:r w:rsidR="00B000A2">
        <w:t>##0</w:t>
      </w:r>
      <w:r w:rsidR="00280705">
        <w:t>,00 “A”; avremo così i</w:t>
      </w:r>
      <w:r>
        <w:t xml:space="preserve"> saldi positivi, in Dare, seguiti da</w:t>
      </w:r>
      <w:r w:rsidR="00DD08F6">
        <w:t>l</w:t>
      </w:r>
      <w:r>
        <w:t>la</w:t>
      </w:r>
      <w:r w:rsidR="00280705">
        <w:t xml:space="preserve"> lettera</w:t>
      </w:r>
      <w:r>
        <w:t xml:space="preserve"> D e quelli negativi dalla lettera A. </w:t>
      </w:r>
    </w:p>
    <w:p w14:paraId="0D82F222" w14:textId="4F51E761" w:rsidR="00B000A2" w:rsidRDefault="00B000A2" w:rsidP="00B000A2">
      <w:pPr>
        <w:jc w:val="both"/>
      </w:pPr>
      <w:r>
        <w:t xml:space="preserve">Ricordiamo </w:t>
      </w:r>
      <w:r w:rsidR="00280705">
        <w:t xml:space="preserve">(numero di aprile) che </w:t>
      </w:r>
      <w:r>
        <w:t>il percorso per ottenere il formato personalizzato è:</w:t>
      </w:r>
    </w:p>
    <w:p w14:paraId="6C000606" w14:textId="33C4A560" w:rsidR="00B000A2" w:rsidRDefault="00B000A2" w:rsidP="00B000A2">
      <w:pPr>
        <w:pStyle w:val="Paragrafoelenco"/>
        <w:numPr>
          <w:ilvl w:val="0"/>
          <w:numId w:val="19"/>
        </w:numPr>
        <w:jc w:val="both"/>
      </w:pPr>
      <w:r>
        <w:t>Selezionare l’intera co</w:t>
      </w:r>
      <w:r w:rsidR="004E218A">
        <w:t>lonna che si intende modificare, in questo caso il campo SALDO</w:t>
      </w:r>
    </w:p>
    <w:p w14:paraId="57F4034C" w14:textId="588F550C" w:rsidR="00B000A2" w:rsidRDefault="00B000A2" w:rsidP="00B000A2">
      <w:pPr>
        <w:pStyle w:val="Paragrafoelenco"/>
        <w:numPr>
          <w:ilvl w:val="0"/>
          <w:numId w:val="19"/>
        </w:numPr>
        <w:jc w:val="both"/>
      </w:pPr>
      <w:r>
        <w:t xml:space="preserve">Utilizzare la combinazione di tasti CTRL +1 per accedere </w:t>
      </w:r>
      <w:r w:rsidR="00874864">
        <w:t>al</w:t>
      </w:r>
      <w:r>
        <w:t>la finestra formati numerici</w:t>
      </w:r>
    </w:p>
    <w:p w14:paraId="472F62D6" w14:textId="77777777" w:rsidR="00B000A2" w:rsidRDefault="00B000A2" w:rsidP="00B000A2">
      <w:pPr>
        <w:pStyle w:val="Paragrafoelenco"/>
        <w:numPr>
          <w:ilvl w:val="0"/>
          <w:numId w:val="19"/>
        </w:numPr>
        <w:jc w:val="both"/>
      </w:pPr>
      <w:r>
        <w:t>Scegliere la categoria Personalizzato</w:t>
      </w:r>
    </w:p>
    <w:p w14:paraId="7FEF789D" w14:textId="0DBE8F12" w:rsidR="00B000A2" w:rsidRDefault="00B000A2" w:rsidP="00B000A2">
      <w:pPr>
        <w:pStyle w:val="Paragrafoelenco"/>
        <w:numPr>
          <w:ilvl w:val="0"/>
          <w:numId w:val="19"/>
        </w:numPr>
        <w:jc w:val="both"/>
      </w:pPr>
      <w:r>
        <w:t xml:space="preserve">Entrare nella casella Tipo e modificare il formato </w:t>
      </w:r>
      <w:proofErr w:type="gramStart"/>
      <w:r>
        <w:t>#.#</w:t>
      </w:r>
      <w:proofErr w:type="gramEnd"/>
      <w:r>
        <w:t xml:space="preserve">#0,00; </w:t>
      </w:r>
      <w:r w:rsidR="00280705">
        <w:t>-</w:t>
      </w:r>
      <w:r>
        <w:t>#.##0,00 in #.##0,00 “D”; #.##0,00 “A”</w:t>
      </w:r>
      <w:r w:rsidR="00280705">
        <w:t xml:space="preserve"> (si noti</w:t>
      </w:r>
      <w:r w:rsidR="00E26F7E">
        <w:t xml:space="preserve"> l’assenza del segno meno</w:t>
      </w:r>
      <w:r w:rsidR="00280705">
        <w:t xml:space="preserve"> sostituito da “A”</w:t>
      </w:r>
      <w:r w:rsidR="00E26F7E">
        <w:t>)</w:t>
      </w:r>
    </w:p>
    <w:p w14:paraId="20F32D2D" w14:textId="316D06B3" w:rsidR="00B000A2" w:rsidRDefault="00280705" w:rsidP="00B000A2">
      <w:pPr>
        <w:pStyle w:val="Paragrafoelenco"/>
        <w:numPr>
          <w:ilvl w:val="0"/>
          <w:numId w:val="19"/>
        </w:numPr>
        <w:jc w:val="both"/>
      </w:pPr>
      <w:r>
        <w:t>Cliccare su O</w:t>
      </w:r>
      <w:r w:rsidR="00B000A2">
        <w:t>k</w:t>
      </w:r>
    </w:p>
    <w:p w14:paraId="01DCC51F" w14:textId="77777777" w:rsidR="00B000A2" w:rsidRDefault="00B000A2" w:rsidP="002B0A10">
      <w:pPr>
        <w:jc w:val="both"/>
      </w:pPr>
    </w:p>
    <w:p w14:paraId="051E6FC6" w14:textId="307C574C" w:rsidR="00A30F6D" w:rsidRDefault="00E26F7E" w:rsidP="002B0A10">
      <w:pPr>
        <w:jc w:val="both"/>
      </w:pPr>
      <w:r>
        <w:rPr>
          <w:noProof/>
        </w:rPr>
        <w:drawing>
          <wp:inline distT="0" distB="0" distL="0" distR="0" wp14:anchorId="2D2DCB43" wp14:editId="762438A3">
            <wp:extent cx="6120130" cy="2739390"/>
            <wp:effectExtent l="0" t="0" r="0" b="3810"/>
            <wp:docPr id="70" name="Immagin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8C1" w14:textId="77777777" w:rsidR="00A30F6D" w:rsidRDefault="00A30F6D" w:rsidP="002B0A10">
      <w:pPr>
        <w:jc w:val="both"/>
      </w:pPr>
    </w:p>
    <w:p w14:paraId="6EC6C8DA" w14:textId="4DDD67FF" w:rsidR="004E218A" w:rsidRDefault="004E218A" w:rsidP="002B0A10">
      <w:pPr>
        <w:jc w:val="both"/>
      </w:pPr>
      <w:r>
        <w:t xml:space="preserve">Il risultato è quello mostrato </w:t>
      </w:r>
      <w:r w:rsidR="00B62F88">
        <w:t>dalla figura.</w:t>
      </w:r>
    </w:p>
    <w:p w14:paraId="41EB721C" w14:textId="0ABAA6FA" w:rsidR="00B62F88" w:rsidRDefault="00E26F7E" w:rsidP="002B0A10">
      <w:pPr>
        <w:jc w:val="both"/>
      </w:pPr>
      <w:r>
        <w:rPr>
          <w:noProof/>
        </w:rPr>
        <w:lastRenderedPageBreak/>
        <w:drawing>
          <wp:inline distT="0" distB="0" distL="0" distR="0" wp14:anchorId="35A48AE1" wp14:editId="6EADA566">
            <wp:extent cx="6120130" cy="2216505"/>
            <wp:effectExtent l="0" t="0" r="0" b="0"/>
            <wp:docPr id="72" name="Immagin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9842" cy="22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AF90" w14:textId="40B5E14F" w:rsidR="00597B2C" w:rsidRDefault="00597B2C" w:rsidP="002B0A10">
      <w:pPr>
        <w:jc w:val="both"/>
      </w:pPr>
    </w:p>
    <w:p w14:paraId="7E01B399" w14:textId="3E7FECC1" w:rsidR="003B2158" w:rsidRDefault="002B0A10" w:rsidP="002B0A10">
      <w:pPr>
        <w:jc w:val="both"/>
      </w:pPr>
      <w:r>
        <w:t>Ora siamo pronti ad aggiungere le colonne che servono per la corretta c</w:t>
      </w:r>
      <w:r w:rsidR="00E26F7E">
        <w:t xml:space="preserve">lassificazione e </w:t>
      </w:r>
      <w:r>
        <w:t>c</w:t>
      </w:r>
      <w:r w:rsidR="00280705">
        <w:t xml:space="preserve">ompilazione della dichiarazione, </w:t>
      </w:r>
      <w:r w:rsidR="00280705">
        <w:rPr>
          <w:b/>
        </w:rPr>
        <w:t>l</w:t>
      </w:r>
      <w:r w:rsidRPr="003B2158">
        <w:rPr>
          <w:b/>
        </w:rPr>
        <w:t>e riprese in aumento e in diminuzione</w:t>
      </w:r>
      <w:r w:rsidR="00280705">
        <w:rPr>
          <w:b/>
        </w:rPr>
        <w:t xml:space="preserve">. </w:t>
      </w:r>
      <w:r w:rsidR="00280705">
        <w:t>Esistono</w:t>
      </w:r>
      <w:r>
        <w:t xml:space="preserve"> due differenti modalità</w:t>
      </w:r>
      <w:r w:rsidR="00280705">
        <w:t xml:space="preserve"> per determinare una ripresa</w:t>
      </w:r>
      <w:r>
        <w:t xml:space="preserve">: </w:t>
      </w:r>
    </w:p>
    <w:p w14:paraId="20EB4C52" w14:textId="0660E34C" w:rsidR="003B2158" w:rsidRDefault="00AD185A" w:rsidP="00AD185A">
      <w:pPr>
        <w:pStyle w:val="Paragrafoelenco"/>
        <w:numPr>
          <w:ilvl w:val="0"/>
          <w:numId w:val="20"/>
        </w:numPr>
        <w:jc w:val="both"/>
      </w:pPr>
      <w:r w:rsidRPr="00AD185A">
        <w:rPr>
          <w:b/>
        </w:rPr>
        <w:t>come percentuale del dato contabile</w:t>
      </w:r>
      <w:r>
        <w:t xml:space="preserve">: </w:t>
      </w:r>
      <w:r w:rsidR="00280705">
        <w:t>ad esempio il 20% dell’importo delle</w:t>
      </w:r>
      <w:r w:rsidR="002B0A10">
        <w:t xml:space="preserve"> spese telefoniche</w:t>
      </w:r>
      <w:r>
        <w:t xml:space="preserve"> è la quota da inserire nel rigo RF27</w:t>
      </w:r>
      <w:r w:rsidR="00280705">
        <w:t>,</w:t>
      </w:r>
      <w:r>
        <w:t xml:space="preserve"> insieme alle altre s</w:t>
      </w:r>
      <w:r w:rsidRPr="00AD185A">
        <w:t>pese ed altri componenti negativi eccedenti la quota deducibile ai sensi dell’art. 109, comma 5</w:t>
      </w:r>
    </w:p>
    <w:p w14:paraId="51EB050F" w14:textId="6452E235" w:rsidR="00AD185A" w:rsidRDefault="00AD185A" w:rsidP="00AD185A">
      <w:pPr>
        <w:pStyle w:val="Paragrafoelenco"/>
        <w:numPr>
          <w:ilvl w:val="0"/>
          <w:numId w:val="20"/>
        </w:numPr>
        <w:jc w:val="both"/>
      </w:pPr>
      <w:r w:rsidRPr="00AD185A">
        <w:rPr>
          <w:b/>
        </w:rPr>
        <w:t xml:space="preserve">come </w:t>
      </w:r>
      <w:r w:rsidR="002B0A10" w:rsidRPr="00AD185A">
        <w:rPr>
          <w:b/>
        </w:rPr>
        <w:t>valore assoluto</w:t>
      </w:r>
      <w:r>
        <w:t>:</w:t>
      </w:r>
      <w:r w:rsidR="002B0A10">
        <w:t xml:space="preserve"> ad esempio l’importo indeducibile di un leasing immobiliare</w:t>
      </w:r>
      <w:r w:rsidR="00280705">
        <w:t>,</w:t>
      </w:r>
      <w:r>
        <w:t xml:space="preserve"> da inserire in </w:t>
      </w:r>
      <w:r w:rsidR="00ED093B">
        <w:t>RF3</w:t>
      </w:r>
      <w:r w:rsidRPr="00AD185A">
        <w:t>1</w:t>
      </w:r>
      <w:r w:rsidR="00280705">
        <w:t>,</w:t>
      </w:r>
      <w:r w:rsidRPr="00AD185A">
        <w:t xml:space="preserve"> </w:t>
      </w:r>
      <w:r>
        <w:t>non è calcolabile come percentuale del costo ma è frutto di un calcolo (che esula gli scopi di questo articolo</w:t>
      </w:r>
      <w:r w:rsidR="00280705">
        <w:t>) basato sulla quota capitale dei canoni</w:t>
      </w:r>
      <w:r w:rsidR="002B0A10">
        <w:t xml:space="preserve">. </w:t>
      </w:r>
    </w:p>
    <w:p w14:paraId="738869C6" w14:textId="77777777" w:rsidR="00280705" w:rsidRDefault="00280705" w:rsidP="003018C8">
      <w:pPr>
        <w:jc w:val="both"/>
      </w:pPr>
    </w:p>
    <w:p w14:paraId="734AB025" w14:textId="7875D17D" w:rsidR="00F12A6E" w:rsidRDefault="00280705" w:rsidP="003018C8">
      <w:pPr>
        <w:jc w:val="both"/>
      </w:pPr>
      <w:r>
        <w:t>A</w:t>
      </w:r>
      <w:r w:rsidR="002B0A10">
        <w:t xml:space="preserve">ggiungiamo </w:t>
      </w:r>
      <w:r w:rsidR="00AD185A">
        <w:t xml:space="preserve">allora </w:t>
      </w:r>
      <w:r w:rsidR="002B0A10">
        <w:t xml:space="preserve">due colonne: </w:t>
      </w:r>
      <w:r w:rsidR="001F641D" w:rsidRPr="001F641D">
        <w:rPr>
          <w:b/>
        </w:rPr>
        <w:t>%</w:t>
      </w:r>
      <w:r w:rsidR="001F641D">
        <w:rPr>
          <w:b/>
        </w:rPr>
        <w:t>Indeducibile</w:t>
      </w:r>
      <w:r w:rsidR="002B0A10">
        <w:t xml:space="preserve"> </w:t>
      </w:r>
      <w:r w:rsidR="001F641D">
        <w:t xml:space="preserve">e </w:t>
      </w:r>
      <w:proofErr w:type="spellStart"/>
      <w:r w:rsidR="001F641D" w:rsidRPr="001F641D">
        <w:rPr>
          <w:b/>
        </w:rPr>
        <w:t>ValAssindeducibile</w:t>
      </w:r>
      <w:proofErr w:type="spellEnd"/>
      <w:r w:rsidR="00F12A6E">
        <w:t>.</w:t>
      </w:r>
    </w:p>
    <w:p w14:paraId="1FDE27F0" w14:textId="77777777" w:rsidR="003018C8" w:rsidRDefault="003018C8" w:rsidP="00AD185A">
      <w:pPr>
        <w:ind w:left="360"/>
        <w:jc w:val="both"/>
      </w:pPr>
    </w:p>
    <w:p w14:paraId="5A410E27" w14:textId="1DDE6747" w:rsidR="00F12A6E" w:rsidRDefault="003018C8" w:rsidP="003018C8">
      <w:pPr>
        <w:jc w:val="both"/>
      </w:pPr>
      <w:r>
        <w:rPr>
          <w:noProof/>
        </w:rPr>
        <w:drawing>
          <wp:inline distT="0" distB="0" distL="0" distR="0" wp14:anchorId="782CD0E0" wp14:editId="6918B631">
            <wp:extent cx="6019333" cy="1563228"/>
            <wp:effectExtent l="0" t="0" r="635" b="0"/>
            <wp:docPr id="73" name="Immagin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9882" cy="158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A10">
        <w:t xml:space="preserve"> </w:t>
      </w:r>
    </w:p>
    <w:p w14:paraId="11E0D609" w14:textId="77777777" w:rsidR="00F12A6E" w:rsidRDefault="00F12A6E" w:rsidP="00AD185A">
      <w:pPr>
        <w:ind w:left="360"/>
        <w:jc w:val="both"/>
      </w:pPr>
    </w:p>
    <w:p w14:paraId="6D6E63CA" w14:textId="467370CC" w:rsidR="003018C8" w:rsidRDefault="003018C8" w:rsidP="003018C8">
      <w:pPr>
        <w:jc w:val="both"/>
      </w:pPr>
      <w:r>
        <w:t xml:space="preserve">Useremo le due colonne </w:t>
      </w:r>
      <w:r w:rsidR="002B0A10">
        <w:t xml:space="preserve">per calcolare </w:t>
      </w:r>
      <w:r w:rsidR="002B0A10" w:rsidRPr="003018C8">
        <w:rPr>
          <w:b/>
        </w:rPr>
        <w:t>le riprese</w:t>
      </w:r>
      <w:r w:rsidR="002B0A10">
        <w:t xml:space="preserve"> che occuperanno </w:t>
      </w:r>
      <w:r>
        <w:t xml:space="preserve">l’ottava </w:t>
      </w:r>
      <w:r w:rsidR="002B0A10">
        <w:t>colonna d</w:t>
      </w:r>
      <w:r w:rsidR="00280705">
        <w:t>el nostro foglio, che consentiranno</w:t>
      </w:r>
      <w:r w:rsidR="002B0A10">
        <w:t xml:space="preserve"> di </w:t>
      </w:r>
      <w:r>
        <w:t>de</w:t>
      </w:r>
      <w:r w:rsidR="002B0A10">
        <w:t xml:space="preserve">terminare </w:t>
      </w:r>
      <w:r>
        <w:t>l’</w:t>
      </w:r>
      <w:r w:rsidR="002B0A10" w:rsidRPr="003018C8">
        <w:rPr>
          <w:b/>
        </w:rPr>
        <w:t>importo netto</w:t>
      </w:r>
      <w:r>
        <w:t>, p</w:t>
      </w:r>
      <w:r w:rsidR="002B0A10">
        <w:t xml:space="preserve">ari all’importo contabile al netto delle riprese. </w:t>
      </w:r>
    </w:p>
    <w:p w14:paraId="2B7213F8" w14:textId="0EAD9D5F" w:rsidR="003018C8" w:rsidRDefault="003018C8" w:rsidP="003018C8">
      <w:pPr>
        <w:jc w:val="both"/>
      </w:pPr>
      <w:r>
        <w:t>Ciascuna ripresa deriverà alternativamente da</w:t>
      </w:r>
      <w:r w:rsidR="00280705">
        <w:t xml:space="preserve">lla colonna </w:t>
      </w:r>
      <w:r w:rsidR="00280705" w:rsidRPr="00280705">
        <w:rPr>
          <w:b/>
        </w:rPr>
        <w:t>%Indeducibile</w:t>
      </w:r>
      <w:r>
        <w:t xml:space="preserve"> o </w:t>
      </w:r>
      <w:r w:rsidR="00280705">
        <w:t xml:space="preserve">da </w:t>
      </w:r>
      <w:proofErr w:type="spellStart"/>
      <w:r w:rsidR="00280705" w:rsidRPr="00A51522">
        <w:rPr>
          <w:b/>
        </w:rPr>
        <w:t>ValAssIndeducibile</w:t>
      </w:r>
      <w:proofErr w:type="spellEnd"/>
      <w:r w:rsidR="00280705">
        <w:t xml:space="preserve"> </w:t>
      </w:r>
      <w:r>
        <w:t xml:space="preserve">e </w:t>
      </w:r>
      <w:r w:rsidR="00A51522">
        <w:t xml:space="preserve">risulterà </w:t>
      </w:r>
      <w:r>
        <w:t xml:space="preserve">dalla seguente </w:t>
      </w:r>
      <w:r w:rsidR="00E1292F">
        <w:t xml:space="preserve">espressione, che otterremo naturalmente con la combinazione di mouse e tastiera </w:t>
      </w:r>
      <w:r w:rsidR="00A51522">
        <w:t xml:space="preserve">(numeri di maggio e giugno) </w:t>
      </w:r>
      <w:r w:rsidR="00E1292F">
        <w:t>e non digitando alcuna formula</w:t>
      </w:r>
      <w:r>
        <w:t>:</w:t>
      </w:r>
      <w:r w:rsidR="00E1292F">
        <w:t xml:space="preserve"> </w:t>
      </w:r>
    </w:p>
    <w:p w14:paraId="47652C3B" w14:textId="0F5EB85E" w:rsidR="003018C8" w:rsidRDefault="003018C8" w:rsidP="003018C8">
      <w:pPr>
        <w:jc w:val="both"/>
      </w:pPr>
    </w:p>
    <w:p w14:paraId="6AE13EEF" w14:textId="0F78A2DE" w:rsidR="003018C8" w:rsidRDefault="00E1292F" w:rsidP="003018C8">
      <w:pPr>
        <w:jc w:val="both"/>
      </w:pPr>
      <w:r w:rsidRPr="00E1292F">
        <w:t>+SE([@ValAssIndeducibile]&gt;</w:t>
      </w:r>
      <w:proofErr w:type="gramStart"/>
      <w:r w:rsidRPr="00E1292F">
        <w:t>0;[</w:t>
      </w:r>
      <w:proofErr w:type="gramEnd"/>
      <w:r w:rsidRPr="00E1292F">
        <w:t>@ValAssIndeducibile];[@SALDO]*[@[%Indeducibile]])</w:t>
      </w:r>
    </w:p>
    <w:p w14:paraId="4D18EF74" w14:textId="77777777" w:rsidR="00E1292F" w:rsidRDefault="00E1292F" w:rsidP="003018C8">
      <w:pPr>
        <w:jc w:val="both"/>
      </w:pPr>
    </w:p>
    <w:p w14:paraId="737E27F4" w14:textId="5C3D97FD" w:rsidR="00A105E1" w:rsidRDefault="00A105E1" w:rsidP="002B0A10">
      <w:pPr>
        <w:jc w:val="both"/>
      </w:pPr>
      <w:r>
        <w:rPr>
          <w:noProof/>
        </w:rPr>
        <w:drawing>
          <wp:inline distT="0" distB="0" distL="0" distR="0" wp14:anchorId="41FCA63E" wp14:editId="72454A58">
            <wp:extent cx="6120130" cy="949325"/>
            <wp:effectExtent l="0" t="0" r="0" b="3175"/>
            <wp:docPr id="82" name="Immagin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B3F5" w14:textId="77777777" w:rsidR="00A51522" w:rsidRDefault="00A51522" w:rsidP="00DD14FB">
      <w:pPr>
        <w:jc w:val="both"/>
      </w:pPr>
    </w:p>
    <w:p w14:paraId="0DD792C8" w14:textId="3EDEADB8" w:rsidR="00DD14FB" w:rsidRDefault="00DD14FB" w:rsidP="00DD14FB">
      <w:pPr>
        <w:jc w:val="both"/>
      </w:pPr>
      <w:r>
        <w:t>La traduzione in linguag</w:t>
      </w:r>
      <w:r w:rsidR="00A51522">
        <w:t xml:space="preserve">gio </w:t>
      </w:r>
      <w:r>
        <w:t xml:space="preserve">potrebbe essere: se è inserito un valore nel campo </w:t>
      </w:r>
      <w:proofErr w:type="spellStart"/>
      <w:r w:rsidRPr="001F641D">
        <w:rPr>
          <w:b/>
        </w:rPr>
        <w:t>ValAssindeducibile</w:t>
      </w:r>
      <w:proofErr w:type="spellEnd"/>
      <w:r>
        <w:rPr>
          <w:b/>
        </w:rPr>
        <w:t>,</w:t>
      </w:r>
      <w:r>
        <w:t xml:space="preserve"> allora quello è il valore da riportare nel campo </w:t>
      </w:r>
      <w:r w:rsidRPr="00E1292F">
        <w:rPr>
          <w:b/>
        </w:rPr>
        <w:t>Ripresa</w:t>
      </w:r>
      <w:r w:rsidR="00A51522">
        <w:t xml:space="preserve">, </w:t>
      </w:r>
      <w:r>
        <w:t xml:space="preserve">altrimenti scrivi il prodotto tra </w:t>
      </w:r>
      <w:r w:rsidRPr="001F641D">
        <w:rPr>
          <w:b/>
        </w:rPr>
        <w:t>%</w:t>
      </w:r>
      <w:r>
        <w:rPr>
          <w:b/>
        </w:rPr>
        <w:t>Indeducibile</w:t>
      </w:r>
      <w:r>
        <w:t xml:space="preserve"> e </w:t>
      </w:r>
      <w:r>
        <w:rPr>
          <w:b/>
        </w:rPr>
        <w:t>Saldo</w:t>
      </w:r>
      <w:r>
        <w:t xml:space="preserve">. </w:t>
      </w:r>
    </w:p>
    <w:p w14:paraId="2502A0F4" w14:textId="04647A14" w:rsidR="00DD14FB" w:rsidRDefault="00A105E1" w:rsidP="00DD14FB">
      <w:pPr>
        <w:jc w:val="both"/>
      </w:pPr>
      <w:r>
        <w:lastRenderedPageBreak/>
        <w:t xml:space="preserve">Nella tabella </w:t>
      </w:r>
      <w:r w:rsidR="00DD14FB">
        <w:t xml:space="preserve">il costo indeducibile o ripresa sui </w:t>
      </w:r>
      <w:r w:rsidR="00A51522" w:rsidRPr="00A51522">
        <w:rPr>
          <w:b/>
        </w:rPr>
        <w:t xml:space="preserve">CARBURANTI E LUBRIFICANTI </w:t>
      </w:r>
      <w:r w:rsidR="00DD14FB">
        <w:t xml:space="preserve">è calcolato come 80%*600 e così pure la ripresa sugli </w:t>
      </w:r>
      <w:r w:rsidR="00DD14FB" w:rsidRPr="00A51522">
        <w:rPr>
          <w:b/>
        </w:rPr>
        <w:t>ALTRI ACQUISTI INDEDUCIBILI</w:t>
      </w:r>
      <w:r w:rsidR="00A51522">
        <w:rPr>
          <w:b/>
        </w:rPr>
        <w:t>,</w:t>
      </w:r>
      <w:r w:rsidR="00DD14FB">
        <w:t xml:space="preserve"> </w:t>
      </w:r>
      <w:r w:rsidR="00A51522">
        <w:t xml:space="preserve">che </w:t>
      </w:r>
      <w:r w:rsidR="00DD14FB">
        <w:t>è pari a 100%*9.500</w:t>
      </w:r>
      <w:r w:rsidR="00A51522">
        <w:t>,</w:t>
      </w:r>
      <w:r w:rsidR="00DD14FB">
        <w:t xml:space="preserve"> ma gli </w:t>
      </w:r>
      <w:r w:rsidR="00A51522" w:rsidRPr="00A51522">
        <w:rPr>
          <w:b/>
        </w:rPr>
        <w:t xml:space="preserve">ALTRI ACQUISTI </w:t>
      </w:r>
      <w:r w:rsidR="00DD14FB">
        <w:t>sono indeducibili solo per 1.000</w:t>
      </w:r>
      <w:del w:id="26" w:author="Roberta Nicoletti" w:date="2018-09-07T14:34:00Z">
        <w:r w:rsidR="00A51522" w:rsidDel="00071323">
          <w:delText>,00</w:delText>
        </w:r>
        <w:r w:rsidR="00DD14FB" w:rsidDel="00071323">
          <w:delText xml:space="preserve"> </w:delText>
        </w:r>
      </w:del>
      <w:r w:rsidR="00DD14FB">
        <w:t>e pertanto la ripresa è pari a 1.000</w:t>
      </w:r>
      <w:del w:id="27" w:author="Roberta Nicoletti" w:date="2018-09-07T14:34:00Z">
        <w:r w:rsidR="00DD14FB" w:rsidDel="00071323">
          <w:delText>,00</w:delText>
        </w:r>
      </w:del>
      <w:r w:rsidR="00DD14FB">
        <w:t>. La funzione scongiura anche l</w:t>
      </w:r>
      <w:r w:rsidR="00E1292F">
        <w:t xml:space="preserve">’errore </w:t>
      </w:r>
      <w:r w:rsidR="002B0A10">
        <w:t>di inserimento contemporaneo di dati nella colonna</w:t>
      </w:r>
      <w:r w:rsidR="00E1292F">
        <w:t xml:space="preserve"> </w:t>
      </w:r>
      <w:r w:rsidR="00E1292F" w:rsidRPr="001F641D">
        <w:rPr>
          <w:b/>
        </w:rPr>
        <w:t>%</w:t>
      </w:r>
      <w:r w:rsidR="00E1292F">
        <w:rPr>
          <w:b/>
        </w:rPr>
        <w:t>Indeducibile</w:t>
      </w:r>
      <w:r w:rsidR="00E1292F">
        <w:t xml:space="preserve"> e </w:t>
      </w:r>
      <w:proofErr w:type="spellStart"/>
      <w:r w:rsidR="00E1292F" w:rsidRPr="001F641D">
        <w:rPr>
          <w:b/>
        </w:rPr>
        <w:t>ValAssindeducibile</w:t>
      </w:r>
      <w:proofErr w:type="spellEnd"/>
      <w:r w:rsidR="00A51522">
        <w:t>:</w:t>
      </w:r>
      <w:r w:rsidR="00DD14FB">
        <w:t xml:space="preserve"> qualora venissero inseriti entrambi </w:t>
      </w:r>
      <w:r w:rsidR="00A51522">
        <w:t xml:space="preserve">i campi </w:t>
      </w:r>
      <w:r w:rsidR="00DD14FB">
        <w:t>il risultato sarebbe comunque il valore assoluto.</w:t>
      </w:r>
    </w:p>
    <w:p w14:paraId="24FB675A" w14:textId="5BB8B2FF" w:rsidR="00DD14FB" w:rsidRDefault="00DD14FB" w:rsidP="00DD14FB">
      <w:pPr>
        <w:jc w:val="both"/>
      </w:pPr>
    </w:p>
    <w:p w14:paraId="57B7CF88" w14:textId="43B18267" w:rsidR="00DD14FB" w:rsidRDefault="00DD14FB" w:rsidP="00DD14FB">
      <w:pPr>
        <w:jc w:val="both"/>
      </w:pPr>
      <w:r>
        <w:rPr>
          <w:noProof/>
        </w:rPr>
        <w:drawing>
          <wp:inline distT="0" distB="0" distL="0" distR="0" wp14:anchorId="0BE48270" wp14:editId="3709C486">
            <wp:extent cx="6120130" cy="245745"/>
            <wp:effectExtent l="0" t="0" r="0" b="1905"/>
            <wp:docPr id="83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43F0" w14:textId="1FC538F6" w:rsidR="00DD14FB" w:rsidRDefault="00DD14FB" w:rsidP="00DD14FB">
      <w:pPr>
        <w:jc w:val="both"/>
      </w:pPr>
    </w:p>
    <w:p w14:paraId="20BEBEEB" w14:textId="67EA8AFE" w:rsidR="00DD14FB" w:rsidRDefault="00DD14FB" w:rsidP="002B0A10">
      <w:pPr>
        <w:jc w:val="both"/>
      </w:pPr>
      <w:r>
        <w:t xml:space="preserve">Creiamo </w:t>
      </w:r>
      <w:ins w:id="28" w:author="Roberta Nicoletti" w:date="2018-09-07T14:34:00Z">
        <w:r w:rsidR="00071323">
          <w:t>i</w:t>
        </w:r>
      </w:ins>
      <w:del w:id="29" w:author="Roberta Nicoletti" w:date="2018-09-07T14:34:00Z">
        <w:r w:rsidR="002B0A10" w:rsidDel="00071323">
          <w:delText>I</w:delText>
        </w:r>
      </w:del>
      <w:r w:rsidR="002B0A10">
        <w:t xml:space="preserve">nfine </w:t>
      </w:r>
      <w:r>
        <w:t xml:space="preserve">il </w:t>
      </w:r>
      <w:r w:rsidR="00E1292F">
        <w:t xml:space="preserve">campo </w:t>
      </w:r>
      <w:proofErr w:type="spellStart"/>
      <w:r w:rsidR="00A51522">
        <w:rPr>
          <w:b/>
        </w:rPr>
        <w:t>ImportoF</w:t>
      </w:r>
      <w:r w:rsidR="00E1292F" w:rsidRPr="00E1292F">
        <w:rPr>
          <w:b/>
        </w:rPr>
        <w:t>iscalmente</w:t>
      </w:r>
      <w:r w:rsidR="00A51522">
        <w:rPr>
          <w:b/>
        </w:rPr>
        <w:t>R</w:t>
      </w:r>
      <w:r w:rsidR="002B0A10" w:rsidRPr="00E1292F">
        <w:rPr>
          <w:b/>
        </w:rPr>
        <w:t>ilevante</w:t>
      </w:r>
      <w:proofErr w:type="spellEnd"/>
      <w:r w:rsidR="00874864">
        <w:rPr>
          <w:b/>
        </w:rPr>
        <w:t>.</w:t>
      </w:r>
      <w:r w:rsidR="00E1292F">
        <w:t xml:space="preserve"> </w:t>
      </w:r>
    </w:p>
    <w:p w14:paraId="6385790D" w14:textId="77777777" w:rsidR="00DD14FB" w:rsidRDefault="00DD14FB" w:rsidP="002B0A10">
      <w:pPr>
        <w:jc w:val="both"/>
      </w:pPr>
    </w:p>
    <w:p w14:paraId="1B9D0CEE" w14:textId="6AE2A630" w:rsidR="00DD14FB" w:rsidRDefault="00DD14FB" w:rsidP="002B0A10">
      <w:pPr>
        <w:jc w:val="both"/>
      </w:pPr>
      <w:r w:rsidRPr="00DD14FB">
        <w:rPr>
          <w:noProof/>
        </w:rPr>
        <w:drawing>
          <wp:inline distT="0" distB="0" distL="0" distR="0" wp14:anchorId="140E8137" wp14:editId="07372A57">
            <wp:extent cx="6120130" cy="793750"/>
            <wp:effectExtent l="0" t="0" r="0" b="6350"/>
            <wp:docPr id="84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8282" w14:textId="77777777" w:rsidR="00DD14FB" w:rsidRDefault="00DD14FB" w:rsidP="002B0A10">
      <w:pPr>
        <w:jc w:val="both"/>
      </w:pPr>
    </w:p>
    <w:p w14:paraId="6B662F94" w14:textId="5C61BEA1" w:rsidR="00E1292F" w:rsidRDefault="00DD14FB" w:rsidP="002B0A10">
      <w:pPr>
        <w:jc w:val="both"/>
      </w:pPr>
      <w:r>
        <w:t xml:space="preserve">Il campo </w:t>
      </w:r>
      <w:r w:rsidR="00E1292F">
        <w:t>torna</w:t>
      </w:r>
      <w:r w:rsidR="002B0A10">
        <w:t xml:space="preserve"> utile </w:t>
      </w:r>
      <w:r w:rsidR="00A51522">
        <w:t xml:space="preserve">in quanto trasforma il dato contabile in risultanza fiscale e può essere particolarmente prezioso, </w:t>
      </w:r>
      <w:r w:rsidR="002B0A10">
        <w:t xml:space="preserve">qualora si voglia gestire anche il quadro contabile degli studi di settore. </w:t>
      </w:r>
    </w:p>
    <w:p w14:paraId="204AA788" w14:textId="39E7C22B" w:rsidR="0084539F" w:rsidRDefault="002B0A10" w:rsidP="002B0A10">
      <w:pPr>
        <w:jc w:val="both"/>
      </w:pPr>
      <w:r>
        <w:t xml:space="preserve">Ora si tratta </w:t>
      </w:r>
      <w:r w:rsidR="00872859">
        <w:t xml:space="preserve">di dare </w:t>
      </w:r>
      <w:r w:rsidR="00AB5517">
        <w:t>“</w:t>
      </w:r>
      <w:r w:rsidR="00872859">
        <w:t>un nome</w:t>
      </w:r>
      <w:r w:rsidR="0084539F">
        <w:t>”</w:t>
      </w:r>
      <w:r w:rsidR="00872859">
        <w:t xml:space="preserve"> alla ripresa</w:t>
      </w:r>
      <w:r w:rsidR="00874864">
        <w:t>;</w:t>
      </w:r>
      <w:r w:rsidR="0084539F">
        <w:t xml:space="preserve"> </w:t>
      </w:r>
      <w:r>
        <w:t xml:space="preserve">osserviamo che il foglio </w:t>
      </w:r>
      <w:r w:rsidR="00A51522" w:rsidRPr="00A51522">
        <w:rPr>
          <w:b/>
        </w:rPr>
        <w:t>DICHIARAZIONE</w:t>
      </w:r>
      <w:r w:rsidR="00A51522">
        <w:t xml:space="preserve"> </w:t>
      </w:r>
      <w:r>
        <w:t xml:space="preserve">riporta un codice crescente di 10 </w:t>
      </w:r>
      <w:r w:rsidR="0084539F">
        <w:t xml:space="preserve">in </w:t>
      </w:r>
      <w:r>
        <w:t>10 accanto ciascun rigo</w:t>
      </w:r>
      <w:r w:rsidR="003656AC">
        <w:t>.</w:t>
      </w:r>
      <w:r>
        <w:t xml:space="preserve"> </w:t>
      </w:r>
    </w:p>
    <w:p w14:paraId="72A83507" w14:textId="77777777" w:rsidR="0084539F" w:rsidRDefault="0084539F" w:rsidP="002B0A10">
      <w:pPr>
        <w:jc w:val="both"/>
      </w:pPr>
    </w:p>
    <w:p w14:paraId="411C99BA" w14:textId="3C7D2CBF" w:rsidR="0084539F" w:rsidRDefault="00ED093B" w:rsidP="002B0A10">
      <w:pPr>
        <w:jc w:val="both"/>
      </w:pPr>
      <w:r>
        <w:rPr>
          <w:noProof/>
        </w:rPr>
        <w:drawing>
          <wp:inline distT="0" distB="0" distL="0" distR="0" wp14:anchorId="292A6D36" wp14:editId="402E5491">
            <wp:extent cx="6120130" cy="3256280"/>
            <wp:effectExtent l="0" t="0" r="0" b="1270"/>
            <wp:docPr id="85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179A" w14:textId="77777777" w:rsidR="0084539F" w:rsidRDefault="0084539F" w:rsidP="002B0A10">
      <w:pPr>
        <w:jc w:val="both"/>
      </w:pPr>
    </w:p>
    <w:p w14:paraId="4239A14B" w14:textId="31C45359" w:rsidR="00ED093B" w:rsidRDefault="00ED093B" w:rsidP="002B0A10">
      <w:pPr>
        <w:jc w:val="both"/>
      </w:pPr>
      <w:r>
        <w:t xml:space="preserve">Avremmo potuto usare direttamente i righi </w:t>
      </w:r>
      <w:r w:rsidR="00A51522">
        <w:t xml:space="preserve">(colonna B) </w:t>
      </w:r>
      <w:r>
        <w:t>come codici</w:t>
      </w:r>
      <w:r w:rsidR="00A51522">
        <w:t xml:space="preserve">, </w:t>
      </w:r>
      <w:r>
        <w:t xml:space="preserve">ma </w:t>
      </w:r>
      <w:r w:rsidR="002B0A10">
        <w:t>utilizzando un codice numerico avremo il vantaggio di poter riordina</w:t>
      </w:r>
      <w:r>
        <w:t>re</w:t>
      </w:r>
      <w:r w:rsidR="002B0A10">
        <w:t xml:space="preserve"> </w:t>
      </w:r>
      <w:r>
        <w:t xml:space="preserve">i righi (apprezzeremo questa facoltà soprattutto </w:t>
      </w:r>
      <w:r w:rsidR="00A51522">
        <w:t>quando vedremo le Tabelle P</w:t>
      </w:r>
      <w:r>
        <w:t>ivot)</w:t>
      </w:r>
      <w:r w:rsidR="00A51522">
        <w:t xml:space="preserve"> </w:t>
      </w:r>
      <w:r>
        <w:t xml:space="preserve">e </w:t>
      </w:r>
      <w:r w:rsidR="002B0A10">
        <w:t>gestire eventuali mutamenti quadri redditi</w:t>
      </w:r>
      <w:r>
        <w:t>:</w:t>
      </w:r>
      <w:r w:rsidR="002B0A10">
        <w:t xml:space="preserve"> </w:t>
      </w:r>
      <w:r>
        <w:t>s</w:t>
      </w:r>
      <w:r w:rsidR="002B0A10">
        <w:t xml:space="preserve">e in futuro dovessero comparire nuovi </w:t>
      </w:r>
      <w:r>
        <w:t>r</w:t>
      </w:r>
      <w:r w:rsidR="002B0A10">
        <w:t xml:space="preserve">ighi o mutare </w:t>
      </w:r>
      <w:r>
        <w:t xml:space="preserve">alcune </w:t>
      </w:r>
      <w:r w:rsidR="002B0A10">
        <w:t xml:space="preserve">descrizioni sarà sufficiente lasciare </w:t>
      </w:r>
      <w:r>
        <w:t>immutato il codice e modificare</w:t>
      </w:r>
      <w:r w:rsidR="002B0A10">
        <w:t xml:space="preserve"> </w:t>
      </w:r>
      <w:r>
        <w:t>gli altri campi</w:t>
      </w:r>
      <w:r w:rsidR="002B0A10">
        <w:t xml:space="preserve">. </w:t>
      </w:r>
    </w:p>
    <w:p w14:paraId="459593F0" w14:textId="442DBA8F" w:rsidR="00ED093B" w:rsidRDefault="002B0A10" w:rsidP="002B0A10">
      <w:pPr>
        <w:jc w:val="both"/>
      </w:pPr>
      <w:r>
        <w:t xml:space="preserve">Per collegare </w:t>
      </w:r>
      <w:r w:rsidR="00ED093B">
        <w:t xml:space="preserve">la Tabella del foglio </w:t>
      </w:r>
      <w:proofErr w:type="spellStart"/>
      <w:r w:rsidR="00ED093B" w:rsidRPr="00ED093B">
        <w:rPr>
          <w:b/>
        </w:rPr>
        <w:t>DatiContabili</w:t>
      </w:r>
      <w:proofErr w:type="spellEnd"/>
      <w:r w:rsidR="00ED093B">
        <w:t xml:space="preserve"> al foglio </w:t>
      </w:r>
      <w:r w:rsidR="00ED093B" w:rsidRPr="00ED093B">
        <w:rPr>
          <w:b/>
        </w:rPr>
        <w:t>Dichiarazione</w:t>
      </w:r>
      <w:r w:rsidR="00ED093B">
        <w:t xml:space="preserve"> </w:t>
      </w:r>
      <w:r>
        <w:t xml:space="preserve">useremo la funzione </w:t>
      </w:r>
      <w:r w:rsidR="00ED093B">
        <w:t>CERCA.VERT()</w:t>
      </w:r>
      <w:r w:rsidR="00A51522">
        <w:t>,</w:t>
      </w:r>
      <w:r w:rsidR="00ED093B">
        <w:t xml:space="preserve"> ampiamente trattata nel numero di maggio.</w:t>
      </w:r>
      <w:r>
        <w:t xml:space="preserve"> </w:t>
      </w:r>
    </w:p>
    <w:p w14:paraId="75127561" w14:textId="3B722487" w:rsidR="00ED093B" w:rsidRDefault="00ED093B" w:rsidP="002B0A10">
      <w:pPr>
        <w:jc w:val="both"/>
      </w:pPr>
      <w:r>
        <w:t xml:space="preserve">Aggiungiamo tre colonne </w:t>
      </w:r>
      <w:r w:rsidR="0032549C">
        <w:t xml:space="preserve">alla </w:t>
      </w:r>
      <w:r w:rsidR="00A51522">
        <w:rPr>
          <w:b/>
        </w:rPr>
        <w:t>DATICONTABILI</w:t>
      </w:r>
      <w:r w:rsidR="0032549C">
        <w:rPr>
          <w:b/>
        </w:rPr>
        <w:t xml:space="preserve">: </w:t>
      </w:r>
      <w:proofErr w:type="spellStart"/>
      <w:r w:rsidR="0032549C" w:rsidRPr="00A51522">
        <w:rPr>
          <w:b/>
        </w:rPr>
        <w:t>CodRipresa</w:t>
      </w:r>
      <w:proofErr w:type="spellEnd"/>
      <w:r w:rsidR="0032549C">
        <w:t xml:space="preserve">, </w:t>
      </w:r>
      <w:r w:rsidR="0032549C" w:rsidRPr="00A51522">
        <w:rPr>
          <w:b/>
        </w:rPr>
        <w:t>Rigo</w:t>
      </w:r>
      <w:r w:rsidR="0032549C">
        <w:t xml:space="preserve"> e </w:t>
      </w:r>
      <w:r w:rsidR="0032549C" w:rsidRPr="00A51522">
        <w:rPr>
          <w:b/>
        </w:rPr>
        <w:t>Descrizione</w:t>
      </w:r>
      <w:r w:rsidR="0032549C">
        <w:t>.</w:t>
      </w:r>
    </w:p>
    <w:p w14:paraId="55FAA8C6" w14:textId="77777777" w:rsidR="00B1543D" w:rsidRDefault="00B1543D" w:rsidP="002B0A10">
      <w:pPr>
        <w:jc w:val="both"/>
      </w:pPr>
    </w:p>
    <w:p w14:paraId="1CBA774D" w14:textId="0E402138" w:rsidR="0032549C" w:rsidRDefault="0032549C" w:rsidP="002B0A10">
      <w:pPr>
        <w:jc w:val="both"/>
      </w:pPr>
      <w:r>
        <w:rPr>
          <w:noProof/>
        </w:rPr>
        <w:drawing>
          <wp:inline distT="0" distB="0" distL="0" distR="0" wp14:anchorId="4D471844" wp14:editId="34E37F45">
            <wp:extent cx="6120130" cy="264160"/>
            <wp:effectExtent l="0" t="0" r="0" b="2540"/>
            <wp:docPr id="86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A68B" w14:textId="5E60E209" w:rsidR="0032549C" w:rsidRDefault="0032549C" w:rsidP="002B0A10">
      <w:pPr>
        <w:jc w:val="both"/>
      </w:pPr>
    </w:p>
    <w:p w14:paraId="45CC4E4F" w14:textId="49E4FAC6" w:rsidR="0032549C" w:rsidRDefault="0032549C" w:rsidP="002B0A10">
      <w:pPr>
        <w:jc w:val="both"/>
      </w:pPr>
    </w:p>
    <w:p w14:paraId="6FEB484D" w14:textId="63569315" w:rsidR="00B12B0E" w:rsidRDefault="007F7770" w:rsidP="00B1543D">
      <w:pPr>
        <w:jc w:val="both"/>
      </w:pPr>
      <w:r>
        <w:lastRenderedPageBreak/>
        <w:t xml:space="preserve">Inserendo </w:t>
      </w:r>
      <w:r w:rsidR="00B1543D">
        <w:t>n</w:t>
      </w:r>
      <w:r w:rsidR="00B01486">
        <w:t xml:space="preserve">el </w:t>
      </w:r>
      <w:r w:rsidR="00ED093B">
        <w:t xml:space="preserve">campo </w:t>
      </w:r>
      <w:proofErr w:type="spellStart"/>
      <w:r w:rsidR="00ED093B" w:rsidRPr="00B01486">
        <w:rPr>
          <w:b/>
        </w:rPr>
        <w:t>Cod</w:t>
      </w:r>
      <w:r w:rsidR="00B01486" w:rsidRPr="00B01486">
        <w:rPr>
          <w:b/>
        </w:rPr>
        <w:t>Ripresa</w:t>
      </w:r>
      <w:proofErr w:type="spellEnd"/>
      <w:r w:rsidR="00B01486">
        <w:t xml:space="preserve"> della tabella </w:t>
      </w:r>
      <w:r w:rsidR="00C36156" w:rsidRPr="00C36156">
        <w:rPr>
          <w:b/>
        </w:rPr>
        <w:t>DATICONTABILI</w:t>
      </w:r>
      <w:r w:rsidR="00B1543D">
        <w:t xml:space="preserve"> </w:t>
      </w:r>
      <w:r w:rsidR="00C36156">
        <w:t>uno de</w:t>
      </w:r>
      <w:r w:rsidR="00B01486">
        <w:t>i</w:t>
      </w:r>
      <w:r w:rsidR="00C36156">
        <w:t xml:space="preserve"> numeri da 10 a 410 riportati nella colonna A del foglio </w:t>
      </w:r>
      <w:r w:rsidR="00C36156">
        <w:rPr>
          <w:b/>
        </w:rPr>
        <w:t>DICHIARAZIONE</w:t>
      </w:r>
      <w:r w:rsidR="00C36156">
        <w:t xml:space="preserve"> </w:t>
      </w:r>
      <w:r w:rsidR="00B1543D">
        <w:t xml:space="preserve">dovranno compilarsi i campi </w:t>
      </w:r>
      <w:r w:rsidR="00B1543D" w:rsidRPr="00B1543D">
        <w:rPr>
          <w:b/>
        </w:rPr>
        <w:t>Ri</w:t>
      </w:r>
      <w:r>
        <w:rPr>
          <w:b/>
        </w:rPr>
        <w:t>go</w:t>
      </w:r>
      <w:del w:id="30" w:author="Roberta Nicoletti" w:date="2018-09-07T14:35:00Z">
        <w:r w:rsidDel="00071323">
          <w:rPr>
            <w:b/>
          </w:rPr>
          <w:delText xml:space="preserve"> </w:delText>
        </w:r>
      </w:del>
      <w:r w:rsidR="00B1543D">
        <w:t xml:space="preserve"> e </w:t>
      </w:r>
      <w:proofErr w:type="spellStart"/>
      <w:r w:rsidR="00B1543D" w:rsidRPr="00B1543D">
        <w:rPr>
          <w:b/>
        </w:rPr>
        <w:t>DescrRipresa</w:t>
      </w:r>
      <w:proofErr w:type="spellEnd"/>
      <w:r w:rsidR="00B12B0E">
        <w:t>.</w:t>
      </w:r>
    </w:p>
    <w:p w14:paraId="5D82C3F6" w14:textId="44273D93" w:rsidR="00B1543D" w:rsidRDefault="002B0A10" w:rsidP="00B1543D">
      <w:pPr>
        <w:jc w:val="both"/>
        <w:rPr>
          <w:b/>
        </w:rPr>
      </w:pPr>
      <w:r>
        <w:t>Scriveremo quindi</w:t>
      </w:r>
      <w:r w:rsidR="00B1543D">
        <w:t xml:space="preserve"> per</w:t>
      </w:r>
      <w:r w:rsidR="00B12B0E">
        <w:t xml:space="preserve"> il</w:t>
      </w:r>
      <w:r w:rsidR="00B1543D">
        <w:t xml:space="preserve"> </w:t>
      </w:r>
      <w:r w:rsidR="00B12B0E">
        <w:t xml:space="preserve">campo </w:t>
      </w:r>
      <w:r w:rsidR="00B12B0E">
        <w:rPr>
          <w:b/>
        </w:rPr>
        <w:t>Rigo</w:t>
      </w:r>
      <w:r w:rsidR="0006669E">
        <w:rPr>
          <w:b/>
        </w:rPr>
        <w:t xml:space="preserve"> </w:t>
      </w:r>
      <w:r w:rsidR="0006669E" w:rsidRPr="007F7770">
        <w:t>(</w:t>
      </w:r>
      <w:r w:rsidR="0006669E">
        <w:t xml:space="preserve">la </w:t>
      </w:r>
      <w:r w:rsidR="0006669E" w:rsidRPr="00B12B0E">
        <w:rPr>
          <w:b/>
        </w:rPr>
        <w:t>seconda</w:t>
      </w:r>
      <w:r w:rsidR="0006669E">
        <w:t xml:space="preserve"> colonna di </w:t>
      </w:r>
      <w:r w:rsidR="0006669E" w:rsidRPr="007F7770">
        <w:rPr>
          <w:b/>
        </w:rPr>
        <w:t>DATICONTABILI</w:t>
      </w:r>
      <w:r w:rsidR="0006669E" w:rsidRPr="007F7770">
        <w:t>)</w:t>
      </w:r>
      <w:r w:rsidR="00B12B0E">
        <w:rPr>
          <w:b/>
        </w:rPr>
        <w:t>:</w:t>
      </w:r>
    </w:p>
    <w:p w14:paraId="3E76E200" w14:textId="04E4DB25" w:rsidR="00B12B0E" w:rsidRPr="00B12B0E" w:rsidRDefault="00B12B0E" w:rsidP="00B1543D">
      <w:pPr>
        <w:jc w:val="both"/>
      </w:pPr>
      <w:r w:rsidRPr="00B12B0E">
        <w:t>+CERCA.VERT([@</w:t>
      </w:r>
      <w:proofErr w:type="spellStart"/>
      <w:r w:rsidRPr="00B12B0E">
        <w:t>CodRipresa</w:t>
      </w:r>
      <w:proofErr w:type="spellEnd"/>
      <w:proofErr w:type="gramStart"/>
      <w:r w:rsidRPr="00B12B0E">
        <w:t>];DICHIARAZIONE</w:t>
      </w:r>
      <w:proofErr w:type="gramEnd"/>
      <w:r w:rsidRPr="00B12B0E">
        <w:t>!$A:$C;</w:t>
      </w:r>
      <w:r w:rsidRPr="00B12B0E">
        <w:rPr>
          <w:b/>
        </w:rPr>
        <w:t>2</w:t>
      </w:r>
      <w:r w:rsidRPr="00B12B0E">
        <w:t>;0)</w:t>
      </w:r>
    </w:p>
    <w:p w14:paraId="5ADD81A9" w14:textId="6981D626" w:rsidR="00B1543D" w:rsidRDefault="00B12B0E" w:rsidP="00B1543D">
      <w:pPr>
        <w:jc w:val="both"/>
      </w:pPr>
      <w:r>
        <w:t xml:space="preserve">E per il campo </w:t>
      </w:r>
      <w:proofErr w:type="spellStart"/>
      <w:r w:rsidRPr="00B12B0E">
        <w:rPr>
          <w:b/>
        </w:rPr>
        <w:t>DescrRipresa</w:t>
      </w:r>
      <w:proofErr w:type="spellEnd"/>
      <w:r w:rsidR="0006669E">
        <w:rPr>
          <w:b/>
        </w:rPr>
        <w:t xml:space="preserve"> </w:t>
      </w:r>
      <w:r w:rsidR="0006669E">
        <w:t xml:space="preserve">(la </w:t>
      </w:r>
      <w:r w:rsidR="0006669E">
        <w:rPr>
          <w:b/>
        </w:rPr>
        <w:t xml:space="preserve">terza </w:t>
      </w:r>
      <w:r w:rsidR="0006669E">
        <w:t xml:space="preserve">colonna di </w:t>
      </w:r>
      <w:r w:rsidR="0006669E" w:rsidRPr="00EE0051">
        <w:rPr>
          <w:b/>
        </w:rPr>
        <w:t>DATICONTABILI</w:t>
      </w:r>
      <w:r w:rsidR="0006669E">
        <w:rPr>
          <w:b/>
        </w:rPr>
        <w:t>)</w:t>
      </w:r>
    </w:p>
    <w:p w14:paraId="1999155E" w14:textId="37DB1D1D" w:rsidR="00B12B0E" w:rsidRPr="00B12B0E" w:rsidRDefault="00B12B0E" w:rsidP="00B12B0E">
      <w:pPr>
        <w:jc w:val="both"/>
      </w:pPr>
      <w:bookmarkStart w:id="31" w:name="_Hlk523393956"/>
      <w:r w:rsidRPr="00B12B0E">
        <w:t>+CERCA.VERT([@</w:t>
      </w:r>
      <w:proofErr w:type="spellStart"/>
      <w:r w:rsidRPr="00B12B0E">
        <w:t>CodRipresa</w:t>
      </w:r>
      <w:proofErr w:type="spellEnd"/>
      <w:proofErr w:type="gramStart"/>
      <w:r w:rsidRPr="00B12B0E">
        <w:t>];DICHIARAZIONE</w:t>
      </w:r>
      <w:proofErr w:type="gramEnd"/>
      <w:r w:rsidRPr="00B12B0E">
        <w:t>!$A:$C;</w:t>
      </w:r>
      <w:r>
        <w:rPr>
          <w:b/>
        </w:rPr>
        <w:t>3</w:t>
      </w:r>
      <w:r w:rsidRPr="00B12B0E">
        <w:t>;0)</w:t>
      </w:r>
    </w:p>
    <w:bookmarkEnd w:id="31"/>
    <w:p w14:paraId="4DC785BB" w14:textId="77777777" w:rsidR="00B1543D" w:rsidRDefault="00B1543D" w:rsidP="00B1543D">
      <w:pPr>
        <w:jc w:val="both"/>
      </w:pPr>
    </w:p>
    <w:p w14:paraId="26A7CE91" w14:textId="76FC3E70" w:rsidR="00B1543D" w:rsidRDefault="00B12B0E" w:rsidP="00B1543D">
      <w:pPr>
        <w:jc w:val="both"/>
      </w:pPr>
      <w:r>
        <w:rPr>
          <w:noProof/>
        </w:rPr>
        <w:drawing>
          <wp:inline distT="0" distB="0" distL="0" distR="0" wp14:anchorId="45F45530" wp14:editId="58514C15">
            <wp:extent cx="6120130" cy="501015"/>
            <wp:effectExtent l="0" t="0" r="0" b="0"/>
            <wp:docPr id="87" name="Immagin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CFE0" w14:textId="77777777" w:rsidR="00B1543D" w:rsidRDefault="00B1543D" w:rsidP="00B1543D">
      <w:pPr>
        <w:jc w:val="both"/>
      </w:pPr>
    </w:p>
    <w:p w14:paraId="14666875" w14:textId="04E35052" w:rsidR="00501E24" w:rsidRDefault="0006669E" w:rsidP="00B1543D">
      <w:pPr>
        <w:jc w:val="both"/>
      </w:pPr>
      <w:r>
        <w:t>Osserviamo la riga 30</w:t>
      </w:r>
      <w:r w:rsidR="00C00064">
        <w:t>:</w:t>
      </w:r>
      <w:r>
        <w:t xml:space="preserve"> </w:t>
      </w:r>
      <w:r w:rsidR="00862A44">
        <w:t xml:space="preserve">se non viene compilato il campo </w:t>
      </w:r>
      <w:proofErr w:type="spellStart"/>
      <w:r w:rsidR="00862A44" w:rsidRPr="0006669E">
        <w:rPr>
          <w:b/>
        </w:rPr>
        <w:t>CodRipresa</w:t>
      </w:r>
      <w:proofErr w:type="spellEnd"/>
      <w:r w:rsidR="00C00064">
        <w:rPr>
          <w:b/>
        </w:rPr>
        <w:t>,</w:t>
      </w:r>
      <w:r w:rsidR="00862A44">
        <w:t xml:space="preserve"> entrambe le formule restituiscono l’errore “#N/D” che si verifica quando la funzione non trova </w:t>
      </w:r>
      <w:r>
        <w:t xml:space="preserve">alcuna </w:t>
      </w:r>
      <w:r w:rsidR="00862A44">
        <w:t xml:space="preserve">corrispondenza. Ci sono due alternative per gestire l’errore (come suggerito dalla regola 7): </w:t>
      </w:r>
    </w:p>
    <w:p w14:paraId="2BA648C2" w14:textId="77777777" w:rsidR="00501E24" w:rsidRDefault="00501E24" w:rsidP="00B1543D">
      <w:pPr>
        <w:jc w:val="both"/>
      </w:pPr>
    </w:p>
    <w:p w14:paraId="679E356C" w14:textId="0A043096" w:rsidR="00501E24" w:rsidRDefault="00862A44" w:rsidP="00862A44">
      <w:pPr>
        <w:pStyle w:val="Paragrafoelenco"/>
        <w:numPr>
          <w:ilvl w:val="0"/>
          <w:numId w:val="21"/>
        </w:numPr>
        <w:jc w:val="both"/>
      </w:pPr>
      <w:r>
        <w:t xml:space="preserve">utilizzare la funzione </w:t>
      </w:r>
      <w:proofErr w:type="gramStart"/>
      <w:r>
        <w:t>SE(</w:t>
      </w:r>
      <w:proofErr w:type="gramEnd"/>
      <w:r>
        <w:t xml:space="preserve">) </w:t>
      </w:r>
      <w:r w:rsidR="00501E24">
        <w:t xml:space="preserve">per applicare la funzione CERCA.VERT() solo in caso di compilazione del campo </w:t>
      </w:r>
      <w:proofErr w:type="spellStart"/>
      <w:r w:rsidR="00501E24" w:rsidRPr="00501E24">
        <w:rPr>
          <w:b/>
        </w:rPr>
        <w:t>CodRipresa</w:t>
      </w:r>
      <w:proofErr w:type="spellEnd"/>
      <w:r w:rsidR="00501E24">
        <w:t xml:space="preserve"> </w:t>
      </w:r>
      <w:r>
        <w:t xml:space="preserve">trasformando </w:t>
      </w:r>
      <w:r w:rsidR="00501E24">
        <w:t xml:space="preserve">così </w:t>
      </w:r>
      <w:r>
        <w:t>la formula in:</w:t>
      </w:r>
    </w:p>
    <w:p w14:paraId="521A5DE1" w14:textId="5DC8A370" w:rsidR="00862A44" w:rsidRDefault="00862A44" w:rsidP="00501E24">
      <w:pPr>
        <w:ind w:firstLine="708"/>
        <w:jc w:val="both"/>
      </w:pPr>
      <w:r w:rsidRPr="00501E24">
        <w:t>+SE(</w:t>
      </w:r>
      <w:r w:rsidR="00501E24" w:rsidRPr="00501E24">
        <w:t>[@</w:t>
      </w:r>
      <w:proofErr w:type="gramStart"/>
      <w:r w:rsidR="00501E24" w:rsidRPr="00501E24">
        <w:t>CodRipresa]</w:t>
      </w:r>
      <w:r w:rsidR="00501E24">
        <w:t>=</w:t>
      </w:r>
      <w:proofErr w:type="gramEnd"/>
      <w:r w:rsidR="00501E24" w:rsidRPr="00501E24">
        <w:t>“”</w:t>
      </w:r>
      <w:r w:rsidR="00501E24">
        <w:t>;””;</w:t>
      </w:r>
      <w:r w:rsidRPr="00501E24">
        <w:t>CERCA.VERT([@CodRipresa];DICHIARAZIONE!$A:$C;</w:t>
      </w:r>
      <w:r w:rsidRPr="00501E24">
        <w:rPr>
          <w:b/>
        </w:rPr>
        <w:t>3</w:t>
      </w:r>
      <w:r w:rsidRPr="00501E24">
        <w:t>;0)</w:t>
      </w:r>
      <w:r w:rsidR="00501E24">
        <w:t>)</w:t>
      </w:r>
    </w:p>
    <w:p w14:paraId="49E4811D" w14:textId="04FA2627" w:rsidR="00501E24" w:rsidRDefault="00501E24" w:rsidP="00501E24">
      <w:pPr>
        <w:pStyle w:val="Paragrafoelenco"/>
        <w:numPr>
          <w:ilvl w:val="0"/>
          <w:numId w:val="21"/>
        </w:numPr>
        <w:jc w:val="both"/>
      </w:pPr>
      <w:r>
        <w:t xml:space="preserve">Utilizzare la funzione di gestione errori </w:t>
      </w:r>
      <w:proofErr w:type="gramStart"/>
      <w:r>
        <w:t>SE.ERRORE</w:t>
      </w:r>
      <w:proofErr w:type="gramEnd"/>
      <w:r>
        <w:t>(), disponibile a partire dalla versione Excel 2007</w:t>
      </w:r>
      <w:r w:rsidR="00481D1C">
        <w:t>,</w:t>
      </w:r>
      <w:r>
        <w:t xml:space="preserve"> la cui sintassi è </w:t>
      </w:r>
    </w:p>
    <w:p w14:paraId="7532DB52" w14:textId="04A1198D" w:rsidR="00501E24" w:rsidRPr="00501E24" w:rsidRDefault="00501E24" w:rsidP="00501E24">
      <w:pPr>
        <w:ind w:firstLine="708"/>
        <w:jc w:val="both"/>
      </w:pPr>
      <w:proofErr w:type="gramStart"/>
      <w:r>
        <w:t>SE.ERRORE</w:t>
      </w:r>
      <w:proofErr w:type="gramEnd"/>
      <w:r>
        <w:t>(</w:t>
      </w:r>
      <w:r w:rsidR="00ED2D12">
        <w:t>valore;</w:t>
      </w:r>
      <w:r>
        <w:t xml:space="preserve"> </w:t>
      </w:r>
      <w:proofErr w:type="spellStart"/>
      <w:r w:rsidR="00ED2D12">
        <w:t>valore_se_errore</w:t>
      </w:r>
      <w:proofErr w:type="spellEnd"/>
      <w:r w:rsidR="00ED2D12">
        <w:t>)</w:t>
      </w:r>
      <w:r>
        <w:t xml:space="preserve"> </w:t>
      </w:r>
    </w:p>
    <w:p w14:paraId="50EF406F" w14:textId="0F33D260" w:rsidR="00862A44" w:rsidRPr="00501E24" w:rsidRDefault="00862A44" w:rsidP="00B1543D">
      <w:pPr>
        <w:jc w:val="both"/>
      </w:pPr>
    </w:p>
    <w:p w14:paraId="529F1A71" w14:textId="7C5E3D46" w:rsidR="00862A44" w:rsidRPr="00501E24" w:rsidRDefault="00501E24" w:rsidP="00B1543D">
      <w:pPr>
        <w:jc w:val="both"/>
      </w:pPr>
      <w:r>
        <w:rPr>
          <w:noProof/>
        </w:rPr>
        <w:drawing>
          <wp:inline distT="0" distB="0" distL="0" distR="0" wp14:anchorId="46619A0C" wp14:editId="5AFFC064">
            <wp:extent cx="6120130" cy="370205"/>
            <wp:effectExtent l="0" t="0" r="0" b="0"/>
            <wp:docPr id="88" name="Immagin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F1A5" w14:textId="77777777" w:rsidR="00ED2D12" w:rsidRDefault="00ED2D12" w:rsidP="00B1543D">
      <w:pPr>
        <w:jc w:val="both"/>
      </w:pPr>
    </w:p>
    <w:p w14:paraId="2529E24B" w14:textId="1D9A396E" w:rsidR="002B0A10" w:rsidRDefault="002B0A10" w:rsidP="00B1543D">
      <w:pPr>
        <w:jc w:val="both"/>
      </w:pPr>
      <w:r>
        <w:t xml:space="preserve">La preparazione del foglio dati a questo punto </w:t>
      </w:r>
      <w:r w:rsidR="00ED2D12">
        <w:t xml:space="preserve">è completa e possiamo procedere a compilare il foglio DICHIARAZIONE seguendo </w:t>
      </w:r>
      <w:r>
        <w:t>due strade</w:t>
      </w:r>
      <w:r w:rsidR="00C00064">
        <w:t>:</w:t>
      </w:r>
      <w:r w:rsidR="00ED2D12">
        <w:t xml:space="preserve"> </w:t>
      </w:r>
      <w:r>
        <w:t>la prima prevede l’uso delle sole funzioni</w:t>
      </w:r>
      <w:r w:rsidR="0006669E">
        <w:t xml:space="preserve"> di aggregazione</w:t>
      </w:r>
      <w:r w:rsidR="00C00064">
        <w:t>,</w:t>
      </w:r>
      <w:r w:rsidR="00ED2D12">
        <w:t xml:space="preserve"> </w:t>
      </w:r>
      <w:r>
        <w:t xml:space="preserve">la seconda introduce anche le </w:t>
      </w:r>
      <w:r w:rsidR="00ED2D12">
        <w:t>Tabelle Pivot.</w:t>
      </w:r>
    </w:p>
    <w:p w14:paraId="52DB1643" w14:textId="77777777" w:rsidR="002B0A10" w:rsidRDefault="002B0A10" w:rsidP="002B0A10">
      <w:pPr>
        <w:jc w:val="both"/>
      </w:pPr>
    </w:p>
    <w:p w14:paraId="39F1D8F7" w14:textId="68AEA693" w:rsidR="002B0A10" w:rsidRDefault="00ED2D12" w:rsidP="00ED2D12">
      <w:pPr>
        <w:pStyle w:val="Titolo3"/>
      </w:pPr>
      <w:r>
        <w:t>Soluzione A</w:t>
      </w:r>
      <w:ins w:id="32" w:author="Roberta Nicoletti" w:date="2018-09-07T14:36:00Z">
        <w:r w:rsidR="00071323">
          <w:t>:</w:t>
        </w:r>
      </w:ins>
      <w:r>
        <w:t xml:space="preserve"> </w:t>
      </w:r>
      <w:r w:rsidR="0006669E">
        <w:t xml:space="preserve">la </w:t>
      </w:r>
      <w:del w:id="33" w:author="Roberta Nicoletti" w:date="2018-09-07T14:36:00Z">
        <w:r w:rsidR="0006669E" w:rsidDel="00071323">
          <w:delText>D</w:delText>
        </w:r>
      </w:del>
      <w:ins w:id="34" w:author="Roberta Nicoletti" w:date="2018-09-07T14:36:00Z">
        <w:r w:rsidR="00071323">
          <w:t>d</w:t>
        </w:r>
      </w:ins>
      <w:r w:rsidR="0006669E">
        <w:t>ichiarazione con le funzioni di aggregazione</w:t>
      </w:r>
    </w:p>
    <w:p w14:paraId="7977B896" w14:textId="77777777" w:rsidR="00ED2D12" w:rsidRPr="00ED2D12" w:rsidRDefault="00ED2D12" w:rsidP="00ED2D12"/>
    <w:p w14:paraId="44678D7C" w14:textId="1F0142AA" w:rsidR="006B7161" w:rsidRDefault="002B0A10" w:rsidP="002B0A10">
      <w:pPr>
        <w:jc w:val="both"/>
      </w:pPr>
      <w:r>
        <w:t xml:space="preserve">La soluzione </w:t>
      </w:r>
      <w:r w:rsidR="00ED2D12">
        <w:t>A</w:t>
      </w:r>
      <w:r>
        <w:t xml:space="preserve"> </w:t>
      </w:r>
      <w:r w:rsidR="00ED2D12">
        <w:t xml:space="preserve">è </w:t>
      </w:r>
      <w:r>
        <w:t>molto semplice: si tratt</w:t>
      </w:r>
      <w:r w:rsidR="00ED2D12">
        <w:t>a di sommare rigo per rigo nel</w:t>
      </w:r>
      <w:r>
        <w:t xml:space="preserve"> </w:t>
      </w:r>
      <w:r w:rsidR="00ED2D12">
        <w:t xml:space="preserve">foglio DICHIARAZIONE </w:t>
      </w:r>
      <w:r>
        <w:t xml:space="preserve">i dati contenuti </w:t>
      </w:r>
      <w:r w:rsidR="00ED2D12">
        <w:t>nei</w:t>
      </w:r>
      <w:r>
        <w:t xml:space="preserve"> </w:t>
      </w:r>
      <w:r w:rsidR="00ED2D12">
        <w:t>DATICONTABILI</w:t>
      </w:r>
      <w:r w:rsidR="0006669E">
        <w:t xml:space="preserve">: </w:t>
      </w:r>
      <w:r w:rsidR="00215BAD">
        <w:t xml:space="preserve">la colonna </w:t>
      </w:r>
      <w:r w:rsidR="00215BAD" w:rsidRPr="00215BAD">
        <w:rPr>
          <w:b/>
        </w:rPr>
        <w:t>I</w:t>
      </w:r>
      <w:r w:rsidRPr="00215BAD">
        <w:rPr>
          <w:b/>
        </w:rPr>
        <w:t>mporto</w:t>
      </w:r>
      <w:r>
        <w:t xml:space="preserve"> dovrà sommare </w:t>
      </w:r>
      <w:r w:rsidR="00215BAD">
        <w:t xml:space="preserve">il campo </w:t>
      </w:r>
      <w:r w:rsidR="00215BAD" w:rsidRPr="00215BAD">
        <w:rPr>
          <w:b/>
        </w:rPr>
        <w:t>Ripresa</w:t>
      </w:r>
      <w:r w:rsidR="00215BAD">
        <w:t xml:space="preserve"> </w:t>
      </w:r>
      <w:r w:rsidRPr="00C00064">
        <w:t>del</w:t>
      </w:r>
      <w:r w:rsidR="006B7161" w:rsidRPr="00C00064">
        <w:t>la</w:t>
      </w:r>
      <w:r w:rsidR="006B7161" w:rsidRPr="0006669E">
        <w:rPr>
          <w:b/>
        </w:rPr>
        <w:t xml:space="preserve"> Tabella1</w:t>
      </w:r>
      <w:r w:rsidR="006B7161">
        <w:t xml:space="preserve"> del</w:t>
      </w:r>
      <w:r>
        <w:t xml:space="preserve"> foglio </w:t>
      </w:r>
      <w:r w:rsidR="00215BAD" w:rsidRPr="0006669E">
        <w:rPr>
          <w:b/>
        </w:rPr>
        <w:t>DATICONTABILI</w:t>
      </w:r>
      <w:r w:rsidR="00481D1C">
        <w:t xml:space="preserve">, </w:t>
      </w:r>
      <w:r>
        <w:t>in base al</w:t>
      </w:r>
      <w:r w:rsidR="00215BAD">
        <w:t xml:space="preserve">la corrispondenza tra il </w:t>
      </w:r>
      <w:proofErr w:type="spellStart"/>
      <w:r w:rsidR="00215BAD" w:rsidRPr="006B7161">
        <w:rPr>
          <w:b/>
        </w:rPr>
        <w:t>CodRigo</w:t>
      </w:r>
      <w:proofErr w:type="spellEnd"/>
      <w:r w:rsidR="0006669E">
        <w:t xml:space="preserve"> </w:t>
      </w:r>
      <w:r w:rsidR="0006669E" w:rsidRPr="00C00064">
        <w:t>della</w:t>
      </w:r>
      <w:r w:rsidR="0006669E" w:rsidRPr="0006669E">
        <w:rPr>
          <w:b/>
        </w:rPr>
        <w:t xml:space="preserve"> Tabella2 </w:t>
      </w:r>
      <w:r w:rsidR="0006669E" w:rsidRPr="00C00064">
        <w:t>del foglio</w:t>
      </w:r>
      <w:r w:rsidR="00215BAD">
        <w:t xml:space="preserve"> </w:t>
      </w:r>
      <w:r w:rsidR="00215BAD" w:rsidRPr="0006669E">
        <w:rPr>
          <w:b/>
        </w:rPr>
        <w:t>DICHIARAZIONE</w:t>
      </w:r>
      <w:r w:rsidR="00215BAD">
        <w:t xml:space="preserve"> con il </w:t>
      </w:r>
      <w:proofErr w:type="spellStart"/>
      <w:r w:rsidR="00215BAD" w:rsidRPr="006B7161">
        <w:rPr>
          <w:b/>
        </w:rPr>
        <w:t>CodRipresa</w:t>
      </w:r>
      <w:proofErr w:type="spellEnd"/>
      <w:r w:rsidR="00215BAD">
        <w:t xml:space="preserve"> </w:t>
      </w:r>
      <w:r w:rsidR="0006669E" w:rsidRPr="00C00064">
        <w:t>della</w:t>
      </w:r>
      <w:r w:rsidR="0006669E" w:rsidRPr="0006669E">
        <w:rPr>
          <w:b/>
        </w:rPr>
        <w:t xml:space="preserve"> Tabella1</w:t>
      </w:r>
      <w:r w:rsidR="0006669E">
        <w:t xml:space="preserve"> del foglio </w:t>
      </w:r>
      <w:r w:rsidR="0006669E" w:rsidRPr="0006669E">
        <w:rPr>
          <w:b/>
        </w:rPr>
        <w:t>DATICONTABILI</w:t>
      </w:r>
      <w:r w:rsidR="00215BAD">
        <w:t>.</w:t>
      </w:r>
      <w:r>
        <w:t xml:space="preserve"> </w:t>
      </w:r>
    </w:p>
    <w:p w14:paraId="0E1D404B" w14:textId="190528D9" w:rsidR="002B0A10" w:rsidRDefault="00215BAD" w:rsidP="002B0A10">
      <w:pPr>
        <w:jc w:val="both"/>
      </w:pPr>
      <w:r>
        <w:t xml:space="preserve">Utilizziamo la funzione di aggregazione </w:t>
      </w:r>
      <w:proofErr w:type="gramStart"/>
      <w:r>
        <w:t>SOMMA.SE(</w:t>
      </w:r>
      <w:proofErr w:type="gramEnd"/>
      <w:r>
        <w:t>)</w:t>
      </w:r>
      <w:ins w:id="35" w:author="Roberta Nicoletti" w:date="2018-09-07T14:36:00Z">
        <w:r w:rsidR="00071323">
          <w:t>:</w:t>
        </w:r>
      </w:ins>
      <w:del w:id="36" w:author="Roberta Nicoletti" w:date="2018-09-07T14:36:00Z">
        <w:r w:rsidDel="00071323">
          <w:delText>.</w:delText>
        </w:r>
      </w:del>
    </w:p>
    <w:p w14:paraId="13383871" w14:textId="6B7216E4" w:rsidR="002B0A10" w:rsidRDefault="002B0A10" w:rsidP="002B0A10">
      <w:pPr>
        <w:jc w:val="both"/>
      </w:pPr>
    </w:p>
    <w:p w14:paraId="18E87033" w14:textId="6D474E79" w:rsidR="00215BAD" w:rsidRDefault="006B7161" w:rsidP="002B0A10">
      <w:pPr>
        <w:jc w:val="both"/>
      </w:pPr>
      <w:r w:rsidRPr="006B7161">
        <w:t>+SOMMA.SE(Tabella1[</w:t>
      </w:r>
      <w:proofErr w:type="spellStart"/>
      <w:r w:rsidRPr="006B7161">
        <w:t>CodRipresa</w:t>
      </w:r>
      <w:proofErr w:type="spellEnd"/>
      <w:proofErr w:type="gramStart"/>
      <w:r w:rsidRPr="006B7161">
        <w:t>];[</w:t>
      </w:r>
      <w:proofErr w:type="gramEnd"/>
      <w:r w:rsidRPr="006B7161">
        <w:t>@</w:t>
      </w:r>
      <w:proofErr w:type="spellStart"/>
      <w:r w:rsidRPr="006B7161">
        <w:t>CodRigo</w:t>
      </w:r>
      <w:proofErr w:type="spellEnd"/>
      <w:r w:rsidRPr="006B7161">
        <w:t>];Tabella1[Ripresa])</w:t>
      </w:r>
    </w:p>
    <w:p w14:paraId="639A74A3" w14:textId="77777777" w:rsidR="006B7161" w:rsidRDefault="006B7161" w:rsidP="002B0A10">
      <w:pPr>
        <w:jc w:val="both"/>
      </w:pPr>
    </w:p>
    <w:p w14:paraId="14712BB9" w14:textId="4BD0FC43" w:rsidR="004F122D" w:rsidRDefault="002B0A10" w:rsidP="002B0A10">
      <w:pPr>
        <w:jc w:val="both"/>
      </w:pPr>
      <w:r>
        <w:t xml:space="preserve">Che equivale a dire: </w:t>
      </w:r>
      <w:r w:rsidRPr="0006669E">
        <w:rPr>
          <w:b/>
        </w:rPr>
        <w:t>somma</w:t>
      </w:r>
      <w:r>
        <w:t xml:space="preserve"> </w:t>
      </w:r>
      <w:r w:rsidR="006B7161">
        <w:t xml:space="preserve">gli importi contenuti nel campo </w:t>
      </w:r>
      <w:r w:rsidR="004F122D" w:rsidRPr="0006669E">
        <w:rPr>
          <w:b/>
        </w:rPr>
        <w:t>Ripresa</w:t>
      </w:r>
      <w:r w:rsidR="004F122D">
        <w:t xml:space="preserve"> </w:t>
      </w:r>
      <w:r w:rsidR="006B7161">
        <w:t xml:space="preserve">per tutte </w:t>
      </w:r>
      <w:r>
        <w:t xml:space="preserve">le righe che hanno quale </w:t>
      </w:r>
      <w:proofErr w:type="spellStart"/>
      <w:r w:rsidR="004F122D" w:rsidRPr="0006669E">
        <w:rPr>
          <w:b/>
        </w:rPr>
        <w:t>CodRipresa</w:t>
      </w:r>
      <w:proofErr w:type="spellEnd"/>
      <w:r w:rsidR="004F122D">
        <w:t xml:space="preserve"> </w:t>
      </w:r>
      <w:r>
        <w:t>quello indic</w:t>
      </w:r>
      <w:r w:rsidR="006B7161">
        <w:t xml:space="preserve">ato nel campo </w:t>
      </w:r>
      <w:proofErr w:type="spellStart"/>
      <w:r w:rsidR="006B7161" w:rsidRPr="0006669E">
        <w:rPr>
          <w:b/>
        </w:rPr>
        <w:t>CodRigo</w:t>
      </w:r>
      <w:proofErr w:type="spellEnd"/>
      <w:r w:rsidR="004F122D">
        <w:t>.</w:t>
      </w:r>
    </w:p>
    <w:p w14:paraId="1BC73D89" w14:textId="0E6737A5" w:rsidR="004C75FA" w:rsidRDefault="002B0A10" w:rsidP="00E00D09">
      <w:pPr>
        <w:jc w:val="both"/>
      </w:pPr>
      <w:r>
        <w:t xml:space="preserve">Inserendo la somma automatica </w:t>
      </w:r>
      <w:r w:rsidR="0006669E">
        <w:t xml:space="preserve">con la casella di spunta </w:t>
      </w:r>
      <w:r w:rsidR="0006669E">
        <w:rPr>
          <w:noProof/>
        </w:rPr>
        <w:drawing>
          <wp:inline distT="0" distB="0" distL="0" distR="0" wp14:anchorId="04D25F65" wp14:editId="1B0C56AC">
            <wp:extent cx="590856" cy="184245"/>
            <wp:effectExtent l="0" t="0" r="0" b="6350"/>
            <wp:docPr id="66" name="Immagin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3650" cy="2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69E">
        <w:t>nella scheda Progettazione</w:t>
      </w:r>
      <w:r w:rsidR="00481D1C">
        <w:t>,</w:t>
      </w:r>
      <w:r w:rsidR="0006669E">
        <w:t xml:space="preserve"> </w:t>
      </w:r>
      <w:r w:rsidR="00E00D09">
        <w:t xml:space="preserve">si ottiene </w:t>
      </w:r>
      <w:r w:rsidR="00727CBB">
        <w:t>il totale delle riprese</w:t>
      </w:r>
      <w:r w:rsidR="00E00D09">
        <w:t>.</w:t>
      </w:r>
    </w:p>
    <w:p w14:paraId="4E854C05" w14:textId="45AEAA31" w:rsidR="004C75FA" w:rsidRDefault="004C75FA" w:rsidP="002B0A10">
      <w:pPr>
        <w:jc w:val="both"/>
      </w:pPr>
      <w:r>
        <w:rPr>
          <w:noProof/>
        </w:rPr>
        <w:lastRenderedPageBreak/>
        <w:drawing>
          <wp:inline distT="0" distB="0" distL="0" distR="0" wp14:anchorId="58C3F284" wp14:editId="326E54CC">
            <wp:extent cx="6120130" cy="4882515"/>
            <wp:effectExtent l="0" t="0" r="0" b="0"/>
            <wp:docPr id="92" name="Immagin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37D" w14:textId="77777777" w:rsidR="004C75FA" w:rsidRDefault="004C75FA" w:rsidP="002B0A10">
      <w:pPr>
        <w:jc w:val="both"/>
      </w:pPr>
    </w:p>
    <w:p w14:paraId="311FF18B" w14:textId="77777777" w:rsidR="00546122" w:rsidRDefault="002B0A10" w:rsidP="002B0A10">
      <w:pPr>
        <w:jc w:val="both"/>
      </w:pPr>
      <w:r>
        <w:t xml:space="preserve">E se </w:t>
      </w:r>
      <w:r w:rsidR="00E00D09">
        <w:t>ci fossero</w:t>
      </w:r>
      <w:r>
        <w:t xml:space="preserve"> riprese non legate ai dati contabili? Niente di più facile: </w:t>
      </w:r>
      <w:r w:rsidR="008A4286">
        <w:t>poiché</w:t>
      </w:r>
      <w:r>
        <w:t xml:space="preserve"> ci siamo imposti di separare i dati di input da quelli di output</w:t>
      </w:r>
      <w:r w:rsidR="008A4286">
        <w:t>, dovrem</w:t>
      </w:r>
      <w:r>
        <w:t xml:space="preserve">o tornare nel foglio </w:t>
      </w:r>
      <w:r w:rsidR="008A4286" w:rsidRPr="008A4286">
        <w:rPr>
          <w:b/>
        </w:rPr>
        <w:t>DATICONTABILI</w:t>
      </w:r>
      <w:r w:rsidR="008A4286">
        <w:t xml:space="preserve"> e aggiungere </w:t>
      </w:r>
      <w:r w:rsidR="000C53A3">
        <w:t xml:space="preserve">una </w:t>
      </w:r>
      <w:r>
        <w:t>rig</w:t>
      </w:r>
      <w:r w:rsidR="000C53A3">
        <w:t>a, avendo cura di lasciare vuoti</w:t>
      </w:r>
      <w:r>
        <w:t xml:space="preserve"> il campo </w:t>
      </w:r>
      <w:r w:rsidR="008A4286">
        <w:rPr>
          <w:b/>
        </w:rPr>
        <w:t>D</w:t>
      </w:r>
      <w:r w:rsidRPr="008A4286">
        <w:rPr>
          <w:b/>
        </w:rPr>
        <w:t>are</w:t>
      </w:r>
      <w:r>
        <w:t xml:space="preserve"> </w:t>
      </w:r>
      <w:r w:rsidR="008A4286">
        <w:t xml:space="preserve">e </w:t>
      </w:r>
      <w:r>
        <w:t xml:space="preserve">il campo </w:t>
      </w:r>
      <w:r w:rsidR="008A4286">
        <w:rPr>
          <w:b/>
        </w:rPr>
        <w:t>A</w:t>
      </w:r>
      <w:r w:rsidRPr="008A4286">
        <w:rPr>
          <w:b/>
        </w:rPr>
        <w:t>vere</w:t>
      </w:r>
      <w:r>
        <w:t xml:space="preserve"> e compilare solo il campo </w:t>
      </w:r>
      <w:proofErr w:type="spellStart"/>
      <w:r w:rsidR="00C40EA1" w:rsidRPr="00C40EA1">
        <w:rPr>
          <w:b/>
        </w:rPr>
        <w:t>ValAssRipresa</w:t>
      </w:r>
      <w:proofErr w:type="spellEnd"/>
      <w:r>
        <w:t xml:space="preserve">. </w:t>
      </w:r>
    </w:p>
    <w:p w14:paraId="1F8F09B6" w14:textId="28CE7E26" w:rsidR="00C40EA1" w:rsidRDefault="00C40EA1" w:rsidP="002B0A10">
      <w:pPr>
        <w:jc w:val="both"/>
      </w:pPr>
      <w:r>
        <w:t xml:space="preserve">Poniamo </w:t>
      </w:r>
      <w:r w:rsidR="002B0A10">
        <w:t>ad esempio di dover ri</w:t>
      </w:r>
      <w:r>
        <w:t>portare</w:t>
      </w:r>
      <w:r w:rsidR="000C53A3">
        <w:t xml:space="preserve"> la </w:t>
      </w:r>
      <w:r>
        <w:t xml:space="preserve">ripresa </w:t>
      </w:r>
      <w:r w:rsidR="000C53A3">
        <w:t xml:space="preserve">in aumento relativa a </w:t>
      </w:r>
      <w:r w:rsidR="002B0A10">
        <w:t xml:space="preserve">una </w:t>
      </w:r>
      <w:r w:rsidR="00F1039E">
        <w:t>delle 5 rate</w:t>
      </w:r>
      <w:r w:rsidR="002B0A10">
        <w:t xml:space="preserve"> di </w:t>
      </w:r>
      <w:r w:rsidR="00F1039E">
        <w:t xml:space="preserve">ripartizione </w:t>
      </w:r>
      <w:r w:rsidR="002B0A10">
        <w:t>di una plusvalenza</w:t>
      </w:r>
      <w:r w:rsidR="000C53A3">
        <w:t xml:space="preserve"> complessiva di 25.000</w:t>
      </w:r>
      <w:r w:rsidR="00481D1C">
        <w:t>,</w:t>
      </w:r>
      <w:r w:rsidR="002B0A10">
        <w:t xml:space="preserve"> riferita </w:t>
      </w:r>
      <w:r>
        <w:t>all’anno 2016 e quindi non legata ad</w:t>
      </w:r>
      <w:r w:rsidR="002B0A10">
        <w:t xml:space="preserve"> </w:t>
      </w:r>
      <w:r>
        <w:t xml:space="preserve">alcun </w:t>
      </w:r>
      <w:r w:rsidR="002B0A10">
        <w:t xml:space="preserve">dato di bilancio. </w:t>
      </w:r>
    </w:p>
    <w:p w14:paraId="261608F4" w14:textId="4DEAD77D" w:rsidR="009925F3" w:rsidRPr="009925F3" w:rsidRDefault="002B0A10" w:rsidP="002B0A10">
      <w:pPr>
        <w:jc w:val="both"/>
      </w:pPr>
      <w:r>
        <w:t>Aggiungeremo quindi una riga</w:t>
      </w:r>
      <w:r w:rsidR="000C53A3">
        <w:t xml:space="preserve"> alla </w:t>
      </w:r>
      <w:r w:rsidR="000C53A3" w:rsidRPr="000C53A3">
        <w:rPr>
          <w:b/>
        </w:rPr>
        <w:t>Tabella1</w:t>
      </w:r>
      <w:r w:rsidR="00F1039E">
        <w:t>;</w:t>
      </w:r>
      <w:r w:rsidR="00C40EA1">
        <w:t xml:space="preserve"> potremo</w:t>
      </w:r>
      <w:r>
        <w:t xml:space="preserve"> utilizzare </w:t>
      </w:r>
      <w:r w:rsidR="00C40EA1">
        <w:t xml:space="preserve">come </w:t>
      </w:r>
      <w:proofErr w:type="spellStart"/>
      <w:r w:rsidR="00C40EA1" w:rsidRPr="00C40EA1">
        <w:rPr>
          <w:b/>
        </w:rPr>
        <w:t>Codice_Conto</w:t>
      </w:r>
      <w:proofErr w:type="spellEnd"/>
      <w:r w:rsidR="00C40EA1">
        <w:t xml:space="preserve"> </w:t>
      </w:r>
      <w:r>
        <w:t>il conto utilizzato da</w:t>
      </w:r>
      <w:r w:rsidR="00481D1C">
        <w:t>l</w:t>
      </w:r>
      <w:r>
        <w:t xml:space="preserve"> </w:t>
      </w:r>
      <w:r w:rsidR="00C40EA1">
        <w:t xml:space="preserve">gestionale </w:t>
      </w:r>
      <w:r>
        <w:t xml:space="preserve">contabile </w:t>
      </w:r>
      <w:r w:rsidR="00C40EA1">
        <w:t xml:space="preserve">per le plusvalenze </w:t>
      </w:r>
      <w:r>
        <w:t xml:space="preserve">oppure inventarne uno, ad esempio </w:t>
      </w:r>
      <w:r w:rsidR="00C40EA1">
        <w:t>“P</w:t>
      </w:r>
      <w:r>
        <w:t>lusvalenze 2016 2/</w:t>
      </w:r>
      <w:r w:rsidR="00481D1C">
        <w:t>5</w:t>
      </w:r>
      <w:r w:rsidR="00C40EA1">
        <w:t>”</w:t>
      </w:r>
      <w:r w:rsidR="000C53A3">
        <w:t>;</w:t>
      </w:r>
      <w:r>
        <w:t xml:space="preserve"> </w:t>
      </w:r>
      <w:r w:rsidRPr="009925F3">
        <w:t xml:space="preserve">non </w:t>
      </w:r>
      <w:r w:rsidR="00C40EA1" w:rsidRPr="009925F3">
        <w:t xml:space="preserve">avendo compilato i campi </w:t>
      </w:r>
      <w:r w:rsidR="00C40EA1" w:rsidRPr="009925F3">
        <w:rPr>
          <w:b/>
        </w:rPr>
        <w:t>Dare</w:t>
      </w:r>
      <w:r w:rsidR="00C40EA1" w:rsidRPr="009925F3">
        <w:t xml:space="preserve"> e </w:t>
      </w:r>
      <w:r w:rsidR="00C40EA1" w:rsidRPr="009925F3">
        <w:rPr>
          <w:b/>
        </w:rPr>
        <w:t>A</w:t>
      </w:r>
      <w:r w:rsidRPr="009925F3">
        <w:rPr>
          <w:b/>
        </w:rPr>
        <w:t>vere</w:t>
      </w:r>
      <w:r w:rsidR="000C53A3" w:rsidRPr="009925F3">
        <w:t>,</w:t>
      </w:r>
      <w:r w:rsidRPr="009925F3">
        <w:t xml:space="preserve"> </w:t>
      </w:r>
      <w:r w:rsidR="00C40EA1" w:rsidRPr="009925F3">
        <w:t xml:space="preserve">il </w:t>
      </w:r>
      <w:r w:rsidR="00C40EA1" w:rsidRPr="009925F3">
        <w:rPr>
          <w:b/>
        </w:rPr>
        <w:t xml:space="preserve">Saldo </w:t>
      </w:r>
      <w:r w:rsidR="00C40EA1" w:rsidRPr="009925F3">
        <w:t xml:space="preserve">sarà pari a </w:t>
      </w:r>
      <w:r w:rsidRPr="009925F3">
        <w:t>zero</w:t>
      </w:r>
      <w:r w:rsidR="009925F3" w:rsidRPr="009925F3">
        <w:t>.</w:t>
      </w:r>
    </w:p>
    <w:p w14:paraId="1A1010E3" w14:textId="710D82DF" w:rsidR="00C40EA1" w:rsidRPr="009925F3" w:rsidRDefault="009925F3" w:rsidP="002B0A10">
      <w:pPr>
        <w:jc w:val="both"/>
      </w:pPr>
      <w:r w:rsidRPr="009925F3">
        <w:t>N</w:t>
      </w:r>
      <w:r w:rsidR="00C40EA1" w:rsidRPr="009925F3">
        <w:t xml:space="preserve">el campo </w:t>
      </w:r>
      <w:proofErr w:type="spellStart"/>
      <w:r w:rsidR="00C40EA1" w:rsidRPr="009925F3">
        <w:rPr>
          <w:b/>
        </w:rPr>
        <w:t>ValAssRipresa</w:t>
      </w:r>
      <w:proofErr w:type="spellEnd"/>
      <w:r w:rsidR="00C40EA1" w:rsidRPr="009925F3">
        <w:t xml:space="preserve"> </w:t>
      </w:r>
      <w:r w:rsidR="002B0A10" w:rsidRPr="009925F3">
        <w:t>scriveremo la quota della plusvalenza che formerà reddito dell’esercizio</w:t>
      </w:r>
      <w:r w:rsidR="00F1039E" w:rsidRPr="009925F3">
        <w:t>, 5.000</w:t>
      </w:r>
      <w:r w:rsidRPr="009925F3">
        <w:t>;</w:t>
      </w:r>
      <w:r w:rsidR="002B0A10" w:rsidRPr="009925F3">
        <w:t xml:space="preserve"> </w:t>
      </w:r>
      <w:r w:rsidR="00F1039E" w:rsidRPr="009925F3">
        <w:t>l</w:t>
      </w:r>
      <w:r w:rsidR="00C40EA1" w:rsidRPr="009925F3">
        <w:t xml:space="preserve">a colonna </w:t>
      </w:r>
      <w:r w:rsidR="00C40EA1" w:rsidRPr="009925F3">
        <w:rPr>
          <w:b/>
        </w:rPr>
        <w:t>Ripresa</w:t>
      </w:r>
      <w:r w:rsidR="002B0A10" w:rsidRPr="009925F3">
        <w:t xml:space="preserve"> assume</w:t>
      </w:r>
      <w:r w:rsidR="00C40EA1" w:rsidRPr="009925F3">
        <w:t>rà</w:t>
      </w:r>
      <w:r w:rsidR="002B0A10" w:rsidRPr="009925F3">
        <w:t xml:space="preserve"> valore 5</w:t>
      </w:r>
      <w:r w:rsidR="00C40EA1" w:rsidRPr="009925F3">
        <w:t>.</w:t>
      </w:r>
      <w:r w:rsidR="002B0A10" w:rsidRPr="009925F3">
        <w:t>000 e la co</w:t>
      </w:r>
      <w:r w:rsidR="00C40EA1" w:rsidRPr="009925F3">
        <w:t xml:space="preserve">lonna </w:t>
      </w:r>
      <w:proofErr w:type="spellStart"/>
      <w:r w:rsidR="00C40EA1" w:rsidRPr="009925F3">
        <w:rPr>
          <w:b/>
        </w:rPr>
        <w:t>ImportoFiscalmenteRilevante</w:t>
      </w:r>
      <w:proofErr w:type="spellEnd"/>
      <w:r w:rsidR="00C40EA1" w:rsidRPr="009925F3">
        <w:t xml:space="preserve"> diventerà</w:t>
      </w:r>
      <w:r w:rsidR="002B0A10" w:rsidRPr="009925F3">
        <w:t xml:space="preserve"> 5</w:t>
      </w:r>
      <w:r w:rsidR="00C40EA1" w:rsidRPr="009925F3">
        <w:t>.000 A</w:t>
      </w:r>
      <w:r w:rsidRPr="009925F3">
        <w:t>.</w:t>
      </w:r>
      <w:r w:rsidR="00C40EA1" w:rsidRPr="009925F3">
        <w:t xml:space="preserve"> </w:t>
      </w:r>
      <w:r w:rsidRPr="009925F3">
        <w:t>C</w:t>
      </w:r>
      <w:r w:rsidR="00C40EA1" w:rsidRPr="009925F3">
        <w:t>lassificheremo</w:t>
      </w:r>
      <w:r w:rsidRPr="009925F3">
        <w:t xml:space="preserve"> infine</w:t>
      </w:r>
      <w:r w:rsidR="00C40EA1" w:rsidRPr="009925F3">
        <w:t xml:space="preserve"> la ripresa con il </w:t>
      </w:r>
      <w:proofErr w:type="spellStart"/>
      <w:r w:rsidR="00C40EA1" w:rsidRPr="009925F3">
        <w:t>CodRipresa</w:t>
      </w:r>
      <w:proofErr w:type="spellEnd"/>
      <w:r w:rsidR="002B0A10" w:rsidRPr="009925F3">
        <w:t xml:space="preserve"> </w:t>
      </w:r>
      <w:r w:rsidR="00C40EA1" w:rsidRPr="009925F3">
        <w:t xml:space="preserve">20 che corrisponde al rigo </w:t>
      </w:r>
      <w:r w:rsidR="00C40EA1" w:rsidRPr="009925F3">
        <w:rPr>
          <w:b/>
        </w:rPr>
        <w:t>RF7</w:t>
      </w:r>
      <w:r w:rsidRPr="009925F3">
        <w:rPr>
          <w:b/>
        </w:rPr>
        <w:t xml:space="preserve"> </w:t>
      </w:r>
      <w:r w:rsidR="00C40EA1" w:rsidRPr="009925F3">
        <w:rPr>
          <w:b/>
        </w:rPr>
        <w:t>Quote costanti delle plusvalenze patrimoniali e delle sopravvenienze attive imputabili all’esercizio.</w:t>
      </w:r>
      <w:r w:rsidR="00C40EA1" w:rsidRPr="009925F3">
        <w:t xml:space="preserve"> </w:t>
      </w:r>
    </w:p>
    <w:p w14:paraId="741AF251" w14:textId="77777777" w:rsidR="00E00D09" w:rsidRDefault="00E00D09" w:rsidP="002B0A10">
      <w:pPr>
        <w:jc w:val="both"/>
      </w:pPr>
    </w:p>
    <w:p w14:paraId="300194B8" w14:textId="3C9EA5CA" w:rsidR="00C40EA1" w:rsidRDefault="000F7CCF" w:rsidP="002B0A10">
      <w:pPr>
        <w:jc w:val="both"/>
      </w:pPr>
      <w:r>
        <w:rPr>
          <w:noProof/>
        </w:rPr>
        <w:drawing>
          <wp:inline distT="0" distB="0" distL="0" distR="0" wp14:anchorId="2D4B1DB6" wp14:editId="72DAEAA6">
            <wp:extent cx="6120130" cy="274320"/>
            <wp:effectExtent l="0" t="0" r="0" b="0"/>
            <wp:docPr id="96" name="Immagin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96F4" w14:textId="77777777" w:rsidR="00C40EA1" w:rsidRDefault="00C40EA1" w:rsidP="002B0A10">
      <w:pPr>
        <w:jc w:val="both"/>
      </w:pPr>
    </w:p>
    <w:p w14:paraId="4429EB01" w14:textId="77777777" w:rsidR="00ED0C8B" w:rsidRDefault="00ED0C8B" w:rsidP="002B0A10">
      <w:pPr>
        <w:jc w:val="both"/>
      </w:pPr>
      <w:r>
        <w:t>Potremo procedere come abbiamo appena visto anche per inserire le altre componenti del reddito non strettamente legate ai dati di bilancio.</w:t>
      </w:r>
    </w:p>
    <w:p w14:paraId="3DA0E4E5" w14:textId="6CB0BCFA" w:rsidR="000F7CCF" w:rsidRDefault="00ED0C8B" w:rsidP="002B0A10">
      <w:pPr>
        <w:jc w:val="both"/>
      </w:pPr>
      <w:r>
        <w:t xml:space="preserve">La </w:t>
      </w:r>
      <w:r w:rsidR="000F7CCF">
        <w:t xml:space="preserve">somma automatica del campo </w:t>
      </w:r>
      <w:r w:rsidR="000F7CCF">
        <w:rPr>
          <w:b/>
        </w:rPr>
        <w:t xml:space="preserve">SALDO </w:t>
      </w:r>
      <w:r w:rsidR="000F7CCF">
        <w:t xml:space="preserve">fornirà il risultato d’esercizio mentre la somma </w:t>
      </w:r>
      <w:r w:rsidR="00F1039E">
        <w:t xml:space="preserve">di </w:t>
      </w:r>
      <w:proofErr w:type="spellStart"/>
      <w:r w:rsidR="000F7CCF">
        <w:rPr>
          <w:b/>
        </w:rPr>
        <w:t>ImportoFiscalmenteRilevante</w:t>
      </w:r>
      <w:proofErr w:type="spellEnd"/>
      <w:r w:rsidR="000F7CCF">
        <w:rPr>
          <w:b/>
        </w:rPr>
        <w:t xml:space="preserve"> </w:t>
      </w:r>
      <w:r w:rsidR="000F7CCF">
        <w:t xml:space="preserve">l’imponibile fiscale. Possiamo riportare il </w:t>
      </w:r>
      <w:r w:rsidR="00F1039E">
        <w:t xml:space="preserve">totale del campo </w:t>
      </w:r>
      <w:r w:rsidR="00F1039E" w:rsidRPr="00F1039E">
        <w:rPr>
          <w:b/>
        </w:rPr>
        <w:t>Saldo</w:t>
      </w:r>
      <w:r w:rsidR="00F1039E">
        <w:t xml:space="preserve"> </w:t>
      </w:r>
      <w:r w:rsidR="000F7CCF">
        <w:t>nel foglio DICHIARAZIONE per calcolare l’IRES dovuta.</w:t>
      </w:r>
    </w:p>
    <w:p w14:paraId="667FBFA0" w14:textId="0279537B" w:rsidR="000F7CCF" w:rsidRDefault="000F7CCF" w:rsidP="002B0A10">
      <w:pPr>
        <w:jc w:val="both"/>
      </w:pPr>
    </w:p>
    <w:p w14:paraId="038443B2" w14:textId="58AA5D46" w:rsidR="000F7CCF" w:rsidRDefault="000F7CCF" w:rsidP="002B0A10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B61D73" wp14:editId="33E12CE6">
                <wp:simplePos x="0" y="0"/>
                <wp:positionH relativeFrom="column">
                  <wp:posOffset>5713360</wp:posOffset>
                </wp:positionH>
                <wp:positionV relativeFrom="paragraph">
                  <wp:posOffset>615950</wp:posOffset>
                </wp:positionV>
                <wp:extent cx="420370" cy="198755"/>
                <wp:effectExtent l="0" t="0" r="17780" b="10795"/>
                <wp:wrapNone/>
                <wp:docPr id="95" name="Ova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198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5222D" id="Ovale 95" o:spid="_x0000_s1026" style="position:absolute;margin-left:449.85pt;margin-top:48.5pt;width:33.1pt;height:1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0614742" wp14:editId="608441EE">
            <wp:extent cx="6120130" cy="5385435"/>
            <wp:effectExtent l="0" t="0" r="0" b="5715"/>
            <wp:docPr id="97" name="Immagin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074" w14:textId="09A5DF9B" w:rsidR="00E00D09" w:rsidRDefault="00E00D09" w:rsidP="002B0A10">
      <w:pPr>
        <w:jc w:val="both"/>
      </w:pPr>
    </w:p>
    <w:p w14:paraId="6F10FB3A" w14:textId="6A390340" w:rsidR="00401039" w:rsidRPr="00DE3347" w:rsidRDefault="00401039" w:rsidP="00DE3347">
      <w:pPr>
        <w:jc w:val="both"/>
      </w:pPr>
      <w:r>
        <w:t xml:space="preserve">Un obiettivo secondario, ma non di minor importanza in sede di dichiarazione, </w:t>
      </w:r>
      <w:r w:rsidRPr="00F1039E">
        <w:rPr>
          <w:b/>
        </w:rPr>
        <w:t>è la possibilità di mostrare la composizione di ogni voce in caso di successivi controlli</w:t>
      </w:r>
      <w:r>
        <w:t xml:space="preserve">. </w:t>
      </w:r>
      <w:r w:rsidR="00DE3347">
        <w:t xml:space="preserve">Per </w:t>
      </w:r>
      <w:r>
        <w:t>spiegare</w:t>
      </w:r>
      <w:r w:rsidR="00DE3347">
        <w:t xml:space="preserve">, ad esempio, </w:t>
      </w:r>
      <w:r>
        <w:t xml:space="preserve">quali </w:t>
      </w:r>
      <w:r w:rsidR="00F1039E">
        <w:t>voci compongano la voce RF18</w:t>
      </w:r>
      <w:r w:rsidR="00DE3347">
        <w:t>,</w:t>
      </w:r>
      <w:r w:rsidR="00105AA3">
        <w:t xml:space="preserve"> </w:t>
      </w:r>
      <w:r w:rsidR="00DE3347">
        <w:t xml:space="preserve">possiamo </w:t>
      </w:r>
      <w:r>
        <w:t>utilizz</w:t>
      </w:r>
      <w:r w:rsidR="00105AA3">
        <w:t>are</w:t>
      </w:r>
      <w:r>
        <w:t xml:space="preserve"> </w:t>
      </w:r>
      <w:r w:rsidR="00105AA3">
        <w:t xml:space="preserve">un filtro direttamente sul campo </w:t>
      </w:r>
      <w:r w:rsidR="003D7721">
        <w:rPr>
          <w:b/>
        </w:rPr>
        <w:t>Rigo</w:t>
      </w:r>
      <w:r w:rsidR="00DE3347">
        <w:rPr>
          <w:b/>
        </w:rPr>
        <w:t>.</w:t>
      </w:r>
    </w:p>
    <w:p w14:paraId="73653177" w14:textId="77777777" w:rsidR="00DE3347" w:rsidRPr="00105AA3" w:rsidRDefault="00DE3347" w:rsidP="00DE3347">
      <w:pPr>
        <w:jc w:val="both"/>
      </w:pPr>
    </w:p>
    <w:p w14:paraId="5B6BF50E" w14:textId="48F5C911" w:rsidR="00105AA3" w:rsidRDefault="00105AA3" w:rsidP="00DE3347">
      <w:pPr>
        <w:pStyle w:val="Paragrafoelenco"/>
        <w:ind w:left="0"/>
        <w:jc w:val="both"/>
      </w:pPr>
      <w:r>
        <w:rPr>
          <w:noProof/>
        </w:rPr>
        <w:drawing>
          <wp:inline distT="0" distB="0" distL="0" distR="0" wp14:anchorId="604EF371" wp14:editId="4CE22126">
            <wp:extent cx="5662930" cy="1650464"/>
            <wp:effectExtent l="0" t="0" r="0" b="6985"/>
            <wp:docPr id="98" name="Immagin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4908" cy="16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90C1" w14:textId="08255B03" w:rsidR="00401039" w:rsidRDefault="00F1039E" w:rsidP="00DE3347">
      <w:pPr>
        <w:jc w:val="both"/>
      </w:pPr>
      <w:r>
        <w:t>Una strada alternativa particolarmente raffinata consiste nell’</w:t>
      </w:r>
      <w:r w:rsidR="00DE3347">
        <w:t>i</w:t>
      </w:r>
      <w:r w:rsidR="00105AA3">
        <w:t xml:space="preserve">nserire un </w:t>
      </w:r>
      <w:r w:rsidR="00DE3347" w:rsidRPr="00DE3347">
        <w:rPr>
          <w:i/>
        </w:rPr>
        <w:t>Filtro dei dati</w:t>
      </w:r>
      <w:r w:rsidR="009B1A16">
        <w:rPr>
          <w:i/>
        </w:rPr>
        <w:t xml:space="preserve"> o </w:t>
      </w:r>
      <w:proofErr w:type="spellStart"/>
      <w:r w:rsidR="009B1A16">
        <w:rPr>
          <w:i/>
        </w:rPr>
        <w:t>slicer</w:t>
      </w:r>
      <w:proofErr w:type="spellEnd"/>
      <w:r w:rsidR="00DE3347" w:rsidRPr="00DE3347">
        <w:rPr>
          <w:i/>
        </w:rPr>
        <w:t xml:space="preserve">, </w:t>
      </w:r>
      <w:r w:rsidR="00DE3347">
        <w:t>un</w:t>
      </w:r>
      <w:r w:rsidR="00EE0848">
        <w:t xml:space="preserve"> oggetto</w:t>
      </w:r>
      <w:r w:rsidR="00DE3347">
        <w:t xml:space="preserve"> già presente per le Tabelle Pivot </w:t>
      </w:r>
      <w:r>
        <w:t xml:space="preserve">e </w:t>
      </w:r>
      <w:r w:rsidR="00DE3347">
        <w:t xml:space="preserve">recentemente reso disponibile </w:t>
      </w:r>
      <w:r w:rsidR="009B1A16">
        <w:t>nel</w:t>
      </w:r>
      <w:r>
        <w:t>la</w:t>
      </w:r>
      <w:r w:rsidR="009B1A16">
        <w:t xml:space="preserve"> </w:t>
      </w:r>
      <w:r>
        <w:t xml:space="preserve">scheda </w:t>
      </w:r>
      <w:r w:rsidRPr="00F1039E">
        <w:rPr>
          <w:b/>
        </w:rPr>
        <w:t>Progettazione</w:t>
      </w:r>
      <w:r w:rsidR="00EE0848">
        <w:t>.</w:t>
      </w:r>
    </w:p>
    <w:p w14:paraId="5B52DD95" w14:textId="150B80F0" w:rsidR="009B1A16" w:rsidRDefault="009B1A16" w:rsidP="00DE3347">
      <w:pPr>
        <w:jc w:val="both"/>
      </w:pPr>
    </w:p>
    <w:p w14:paraId="755E2890" w14:textId="657B71CC" w:rsidR="009B1A16" w:rsidRDefault="003D7721" w:rsidP="00DE3347">
      <w:pPr>
        <w:jc w:val="both"/>
      </w:pPr>
      <w:r>
        <w:rPr>
          <w:noProof/>
        </w:rPr>
        <w:lastRenderedPageBreak/>
        <w:drawing>
          <wp:inline distT="0" distB="0" distL="0" distR="0" wp14:anchorId="4BC991F9" wp14:editId="1A1E98E8">
            <wp:extent cx="6120130" cy="3451860"/>
            <wp:effectExtent l="0" t="0" r="0" b="0"/>
            <wp:docPr id="104" name="Immagin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8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CD228" wp14:editId="22DCB78D">
                <wp:simplePos x="0" y="0"/>
                <wp:positionH relativeFrom="column">
                  <wp:posOffset>1643345</wp:posOffset>
                </wp:positionH>
                <wp:positionV relativeFrom="paragraph">
                  <wp:posOffset>136128</wp:posOffset>
                </wp:positionV>
                <wp:extent cx="589031" cy="560981"/>
                <wp:effectExtent l="0" t="0" r="20955" b="10795"/>
                <wp:wrapNone/>
                <wp:docPr id="100" name="Ova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31" cy="5609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193836" id="Ovale 100" o:spid="_x0000_s1026" style="position:absolute;margin-left:129.4pt;margin-top:10.7pt;width:46.4pt;height:4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</w:p>
    <w:p w14:paraId="4ADF133A" w14:textId="6AF168FE" w:rsidR="00105AA3" w:rsidRDefault="00105AA3" w:rsidP="002B0A10">
      <w:pPr>
        <w:jc w:val="both"/>
      </w:pPr>
    </w:p>
    <w:p w14:paraId="71EDF6B8" w14:textId="4C259D32" w:rsidR="00FB38F8" w:rsidRDefault="003D7721" w:rsidP="00FB38F8">
      <w:pPr>
        <w:jc w:val="both"/>
      </w:pPr>
      <w:r>
        <w:t xml:space="preserve">Confermando con Ok, </w:t>
      </w:r>
      <w:r w:rsidR="00EE0848">
        <w:t>possiamo far apparire i</w:t>
      </w:r>
      <w:r>
        <w:t>l filtro</w:t>
      </w:r>
      <w:r w:rsidR="00100870">
        <w:t xml:space="preserve"> che renderà ancora più immediata la selezione</w:t>
      </w:r>
      <w:r w:rsidR="00EE0848">
        <w:t>.</w:t>
      </w:r>
    </w:p>
    <w:p w14:paraId="546BF105" w14:textId="0F68AE2D" w:rsidR="00EE0848" w:rsidRDefault="00EE0848" w:rsidP="00FB38F8">
      <w:pPr>
        <w:jc w:val="both"/>
      </w:pPr>
    </w:p>
    <w:p w14:paraId="3DEE9C96" w14:textId="5DA8B273" w:rsidR="003D7721" w:rsidRDefault="003D7721" w:rsidP="00FB38F8">
      <w:pPr>
        <w:jc w:val="both"/>
      </w:pPr>
      <w:r>
        <w:rPr>
          <w:noProof/>
        </w:rPr>
        <w:drawing>
          <wp:inline distT="0" distB="0" distL="0" distR="0" wp14:anchorId="2BD2BF65" wp14:editId="087A69B4">
            <wp:extent cx="6120130" cy="1414780"/>
            <wp:effectExtent l="0" t="0" r="0" b="0"/>
            <wp:docPr id="105" name="Immagin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25D9" w14:textId="77777777" w:rsidR="00EE0848" w:rsidRDefault="00EE0848" w:rsidP="00FB38F8">
      <w:pPr>
        <w:jc w:val="both"/>
      </w:pPr>
    </w:p>
    <w:p w14:paraId="4485FC19" w14:textId="6777786D" w:rsidR="002B0A10" w:rsidRDefault="002B0A10" w:rsidP="003D7721">
      <w:pPr>
        <w:pStyle w:val="Titolo3"/>
      </w:pPr>
      <w:r>
        <w:t xml:space="preserve">Soluzione </w:t>
      </w:r>
      <w:r w:rsidR="003D7721">
        <w:t>B</w:t>
      </w:r>
      <w:ins w:id="37" w:author="Roberta Nicoletti" w:date="2018-09-07T14:38:00Z">
        <w:r w:rsidR="00071323">
          <w:t>:</w:t>
        </w:r>
      </w:ins>
      <w:r w:rsidR="003D7721">
        <w:t xml:space="preserve"> le Tabelle P</w:t>
      </w:r>
      <w:r>
        <w:t xml:space="preserve">ivot </w:t>
      </w:r>
    </w:p>
    <w:p w14:paraId="0D5FBE13" w14:textId="77777777" w:rsidR="003D7721" w:rsidRDefault="003D7721" w:rsidP="002B0A10">
      <w:pPr>
        <w:jc w:val="both"/>
      </w:pPr>
    </w:p>
    <w:p w14:paraId="63252BBD" w14:textId="3C37AA9B" w:rsidR="002B0A10" w:rsidRDefault="003D7721" w:rsidP="002B0A10">
      <w:pPr>
        <w:jc w:val="both"/>
      </w:pPr>
      <w:r>
        <w:t xml:space="preserve">Utilizzando le Tabelle Pivot non avremo bisogno del foglio DICHIARAZIONE, </w:t>
      </w:r>
      <w:r w:rsidRPr="00B55987">
        <w:rPr>
          <w:b/>
        </w:rPr>
        <w:t xml:space="preserve">l’imponibile sarà calcolato direttamente con la Tabella Pivot </w:t>
      </w:r>
      <w:r w:rsidR="002B0A10" w:rsidRPr="00B55987">
        <w:rPr>
          <w:b/>
        </w:rPr>
        <w:t>basata sul</w:t>
      </w:r>
      <w:r w:rsidRPr="00B55987">
        <w:rPr>
          <w:b/>
        </w:rPr>
        <w:t>la Tabella1 del</w:t>
      </w:r>
      <w:r w:rsidR="002B0A10" w:rsidRPr="00B55987">
        <w:rPr>
          <w:b/>
        </w:rPr>
        <w:t xml:space="preserve"> foglio </w:t>
      </w:r>
      <w:r w:rsidRPr="00B55987">
        <w:rPr>
          <w:b/>
        </w:rPr>
        <w:t>DATICONTABILI</w:t>
      </w:r>
      <w:r w:rsidR="002B0A10" w:rsidRPr="00B55987">
        <w:rPr>
          <w:b/>
        </w:rPr>
        <w:t>.</w:t>
      </w:r>
      <w:r w:rsidR="002B0A10">
        <w:t xml:space="preserve"> </w:t>
      </w:r>
    </w:p>
    <w:p w14:paraId="240BD7A4" w14:textId="543EECDA" w:rsidR="002B0A10" w:rsidRDefault="002B0A10" w:rsidP="002B0A10">
      <w:pPr>
        <w:jc w:val="both"/>
      </w:pPr>
      <w:r>
        <w:t>Posizioniamoc</w:t>
      </w:r>
      <w:r w:rsidR="00DA1D75">
        <w:t>i su una cella qualsiasi della T</w:t>
      </w:r>
      <w:r>
        <w:t>abella</w:t>
      </w:r>
      <w:r w:rsidR="00DA1D75">
        <w:t>1</w:t>
      </w:r>
      <w:r>
        <w:t xml:space="preserve"> </w:t>
      </w:r>
      <w:r w:rsidR="00DA1D75">
        <w:t xml:space="preserve">del foglio DATICONTABILI </w:t>
      </w:r>
      <w:r>
        <w:t xml:space="preserve">e </w:t>
      </w:r>
      <w:r w:rsidR="00DA1D75">
        <w:t xml:space="preserve">selezioniamo il comando </w:t>
      </w:r>
      <w:r w:rsidR="00DA1D75" w:rsidRPr="00DA1D75">
        <w:rPr>
          <w:noProof/>
        </w:rPr>
        <w:drawing>
          <wp:inline distT="0" distB="0" distL="0" distR="0" wp14:anchorId="0D1139D8" wp14:editId="74B32E7F">
            <wp:extent cx="286603" cy="441960"/>
            <wp:effectExtent l="0" t="0" r="0" b="0"/>
            <wp:docPr id="106" name="Immagin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288" cy="53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1EE" w14:textId="46216388" w:rsidR="00445D3B" w:rsidRDefault="00DA1D75" w:rsidP="002B0A10">
      <w:pPr>
        <w:jc w:val="both"/>
      </w:pPr>
      <w:r>
        <w:t>Confermiamo con O</w:t>
      </w:r>
      <w:r w:rsidR="002B0A10">
        <w:t xml:space="preserve">k </w:t>
      </w:r>
      <w:r>
        <w:t>senza selezionare nessuna opzione e</w:t>
      </w:r>
      <w:r w:rsidR="002B0A10">
        <w:t xml:space="preserve"> spostiamoci direttamente nel </w:t>
      </w:r>
      <w:r>
        <w:t>Foglio1 appena creato</w:t>
      </w:r>
      <w:r w:rsidR="00445D3B">
        <w:t xml:space="preserve">. </w:t>
      </w:r>
      <w:r w:rsidR="002B0A10">
        <w:t>Aggiungiamo i campi</w:t>
      </w:r>
      <w:r w:rsidR="00445D3B">
        <w:t xml:space="preserve"> collocando:</w:t>
      </w:r>
    </w:p>
    <w:p w14:paraId="69668AA3" w14:textId="653F34D6" w:rsidR="00445D3B" w:rsidRDefault="00445D3B" w:rsidP="00445D3B">
      <w:pPr>
        <w:pStyle w:val="Paragrafoelenco"/>
        <w:numPr>
          <w:ilvl w:val="0"/>
          <w:numId w:val="21"/>
        </w:numPr>
        <w:jc w:val="both"/>
      </w:pPr>
      <w:r w:rsidRPr="0043496C">
        <w:t>Nelle</w:t>
      </w:r>
      <w:r w:rsidRPr="00445D3B">
        <w:rPr>
          <w:b/>
        </w:rPr>
        <w:t xml:space="preserve"> </w:t>
      </w:r>
      <w:r w:rsidR="0043496C" w:rsidRPr="0043496C">
        <w:rPr>
          <w:b/>
          <w:i/>
        </w:rPr>
        <w:t>Righe</w:t>
      </w:r>
      <w:r>
        <w:t xml:space="preserve">: </w:t>
      </w:r>
      <w:proofErr w:type="spellStart"/>
      <w:r w:rsidRPr="002923A5">
        <w:rPr>
          <w:b/>
        </w:rPr>
        <w:t>CodRipresa</w:t>
      </w:r>
      <w:proofErr w:type="spellEnd"/>
      <w:r>
        <w:t xml:space="preserve"> (in maniera da ottenere una rappresentazione crescente delle riprese), </w:t>
      </w:r>
      <w:r w:rsidRPr="002923A5">
        <w:rPr>
          <w:b/>
        </w:rPr>
        <w:t xml:space="preserve">Rigo </w:t>
      </w:r>
      <w:r w:rsidRPr="002923A5">
        <w:t>e</w:t>
      </w:r>
      <w:r w:rsidRPr="002923A5">
        <w:rPr>
          <w:b/>
        </w:rPr>
        <w:t xml:space="preserve"> Descrizione Ripresa</w:t>
      </w:r>
    </w:p>
    <w:p w14:paraId="24974BA5" w14:textId="26360EE4" w:rsidR="002923A5" w:rsidRPr="002973A7" w:rsidRDefault="00445D3B" w:rsidP="00EA6964">
      <w:pPr>
        <w:pStyle w:val="Paragrafoelenco"/>
        <w:numPr>
          <w:ilvl w:val="0"/>
          <w:numId w:val="21"/>
        </w:numPr>
        <w:jc w:val="both"/>
        <w:rPr>
          <w:b/>
        </w:rPr>
      </w:pPr>
      <w:r w:rsidRPr="0043496C">
        <w:t>Nei</w:t>
      </w:r>
      <w:r w:rsidRPr="002923A5">
        <w:rPr>
          <w:b/>
        </w:rPr>
        <w:t xml:space="preserve"> </w:t>
      </w:r>
      <w:r w:rsidRPr="0043496C">
        <w:rPr>
          <w:b/>
          <w:i/>
        </w:rPr>
        <w:t>Valori</w:t>
      </w:r>
      <w:r w:rsidRPr="002923A5">
        <w:rPr>
          <w:b/>
        </w:rPr>
        <w:t>: Ripresa</w:t>
      </w:r>
      <w:r>
        <w:t xml:space="preserve"> </w:t>
      </w:r>
      <w:r w:rsidR="002973A7">
        <w:t xml:space="preserve">e </w:t>
      </w:r>
      <w:proofErr w:type="spellStart"/>
      <w:r w:rsidR="002973A7" w:rsidRPr="002973A7">
        <w:rPr>
          <w:b/>
        </w:rPr>
        <w:t>ImportoFiscalmenteRilevante</w:t>
      </w:r>
      <w:proofErr w:type="spellEnd"/>
    </w:p>
    <w:p w14:paraId="13BB6349" w14:textId="77777777" w:rsidR="002923A5" w:rsidRDefault="002923A5" w:rsidP="002923A5">
      <w:pPr>
        <w:ind w:left="360"/>
        <w:jc w:val="both"/>
      </w:pPr>
    </w:p>
    <w:p w14:paraId="7B335C66" w14:textId="77777777" w:rsidR="0043496C" w:rsidRDefault="002923A5" w:rsidP="002973A7">
      <w:pPr>
        <w:jc w:val="both"/>
      </w:pPr>
      <w:r>
        <w:t>I</w:t>
      </w:r>
      <w:r w:rsidR="002973A7">
        <w:t>mpostiamo i formati numeri</w:t>
      </w:r>
      <w:r w:rsidR="0043496C">
        <w:t>ci e cambiamo il nome ai campi. Abbiamo ottenuto</w:t>
      </w:r>
      <w:r w:rsidR="002973A7">
        <w:t xml:space="preserve"> così un report strutturato </w:t>
      </w:r>
      <w:r w:rsidR="002973A7" w:rsidRPr="0043496C">
        <w:rPr>
          <w:b/>
        </w:rPr>
        <w:t xml:space="preserve">che indica per ciascun </w:t>
      </w:r>
      <w:proofErr w:type="spellStart"/>
      <w:r w:rsidR="002973A7" w:rsidRPr="0043496C">
        <w:rPr>
          <w:b/>
        </w:rPr>
        <w:t>CodRipresa</w:t>
      </w:r>
      <w:proofErr w:type="spellEnd"/>
      <w:r w:rsidR="002973A7" w:rsidRPr="0043496C">
        <w:rPr>
          <w:b/>
        </w:rPr>
        <w:t>, il Rigo, la descrizione, l’importo della ripresa e quello fiscalmente rilevante</w:t>
      </w:r>
      <w:r w:rsidR="002973A7">
        <w:t xml:space="preserve">. </w:t>
      </w:r>
    </w:p>
    <w:p w14:paraId="10FD7889" w14:textId="1C2A3867" w:rsidR="002973A7" w:rsidRDefault="002973A7" w:rsidP="002973A7">
      <w:pPr>
        <w:jc w:val="both"/>
      </w:pPr>
      <w:r>
        <w:t>In fondo alla tabella appare la scritta (vuoto) ad indicare tutte quelle righe per le quali non sono state specificate riprese</w:t>
      </w:r>
      <w:r w:rsidR="00F936D1">
        <w:t>;</w:t>
      </w:r>
      <w:r>
        <w:t xml:space="preserve"> la riga riporta importo zero</w:t>
      </w:r>
      <w:r w:rsidR="00826523">
        <w:t xml:space="preserve"> nel campo Riprese Fiscali (che contiene la Somma di Riprese)</w:t>
      </w:r>
      <w:r w:rsidR="00355EA9">
        <w:t>,</w:t>
      </w:r>
      <w:r w:rsidR="00826523">
        <w:t xml:space="preserve"> e nel campo imponibile (che contiene la Somma di </w:t>
      </w:r>
      <w:proofErr w:type="spellStart"/>
      <w:r w:rsidR="00826523">
        <w:t>ImportoFiscalmenteRilevante</w:t>
      </w:r>
      <w:proofErr w:type="spellEnd"/>
      <w:r w:rsidR="00826523">
        <w:t>) mostra il Saldo da assoggettare a imposta.</w:t>
      </w:r>
    </w:p>
    <w:p w14:paraId="3DCEEC82" w14:textId="77777777" w:rsidR="00826523" w:rsidRDefault="00826523" w:rsidP="002973A7">
      <w:pPr>
        <w:jc w:val="both"/>
      </w:pPr>
    </w:p>
    <w:p w14:paraId="536CF8DA" w14:textId="1B0972D2" w:rsidR="002973A7" w:rsidRDefault="00826523" w:rsidP="002B0A10">
      <w:pPr>
        <w:jc w:val="both"/>
      </w:pPr>
      <w:r>
        <w:rPr>
          <w:noProof/>
        </w:rPr>
        <w:drawing>
          <wp:inline distT="0" distB="0" distL="0" distR="0" wp14:anchorId="5486A0C7" wp14:editId="39B2CF7A">
            <wp:extent cx="6120130" cy="316738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86D" w14:textId="76D2D3E7" w:rsidR="002973A7" w:rsidRDefault="002973A7" w:rsidP="002B0A10">
      <w:pPr>
        <w:jc w:val="both"/>
      </w:pPr>
    </w:p>
    <w:p w14:paraId="3E254EC1" w14:textId="393D4E97" w:rsidR="00581578" w:rsidRDefault="00826523" w:rsidP="002B0A10">
      <w:pPr>
        <w:jc w:val="both"/>
      </w:pPr>
      <w:r>
        <w:t>Per calcola</w:t>
      </w:r>
      <w:r w:rsidR="00581578">
        <w:t>re l’impatto fiscale di ogni voce e di conseguenza l’IRES, possiamo fare ricorso ad uno strumento delle Tabelle Pivot molto interessante</w:t>
      </w:r>
      <w:r w:rsidR="0043496C">
        <w:t>,</w:t>
      </w:r>
      <w:r w:rsidR="00581578">
        <w:t xml:space="preserve"> </w:t>
      </w:r>
      <w:r w:rsidR="00581578" w:rsidRPr="0043496C">
        <w:rPr>
          <w:b/>
        </w:rPr>
        <w:t>i campi calcolati</w:t>
      </w:r>
      <w:r w:rsidR="0043496C">
        <w:t>,</w:t>
      </w:r>
      <w:r w:rsidR="00581578">
        <w:t xml:space="preserve"> disponibili nella scheda </w:t>
      </w:r>
      <w:r w:rsidR="00A643F7">
        <w:t>Calcoli</w:t>
      </w:r>
      <w:r w:rsidR="00581578">
        <w:t xml:space="preserve"> tabella pivot/Analizza/Campi, elementi …/Campo calcolato.</w:t>
      </w:r>
    </w:p>
    <w:p w14:paraId="46DA6AC2" w14:textId="443E70B7" w:rsidR="00581578" w:rsidRDefault="00581578" w:rsidP="002B0A10">
      <w:pPr>
        <w:jc w:val="both"/>
      </w:pPr>
    </w:p>
    <w:p w14:paraId="2A76E6F6" w14:textId="3B2B16C4" w:rsidR="00581578" w:rsidRDefault="00581578" w:rsidP="002B0A10">
      <w:pPr>
        <w:jc w:val="both"/>
      </w:pPr>
      <w:r>
        <w:rPr>
          <w:noProof/>
        </w:rPr>
        <w:drawing>
          <wp:inline distT="0" distB="0" distL="0" distR="0" wp14:anchorId="7F154354" wp14:editId="1BCE5875">
            <wp:extent cx="6120130" cy="120142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DE6F" w14:textId="77777777" w:rsidR="00581578" w:rsidRDefault="00581578" w:rsidP="002B0A10">
      <w:pPr>
        <w:jc w:val="both"/>
      </w:pPr>
    </w:p>
    <w:p w14:paraId="11184A98" w14:textId="3B627E31" w:rsidR="00826523" w:rsidRDefault="00581578" w:rsidP="002B0A10">
      <w:pPr>
        <w:jc w:val="both"/>
      </w:pPr>
      <w:r>
        <w:t xml:space="preserve">Compileremo la finestra di dialogo </w:t>
      </w:r>
      <w:r w:rsidR="0043496C">
        <w:t>rinominando il campo “IRES”,</w:t>
      </w:r>
      <w:r>
        <w:t xml:space="preserve"> spostandoci sulla casella formula (click o tasto </w:t>
      </w:r>
      <w:proofErr w:type="spellStart"/>
      <w:r>
        <w:t>Tab</w:t>
      </w:r>
      <w:proofErr w:type="spellEnd"/>
      <w:r>
        <w:t xml:space="preserve">) cliccheremo due volte direttamente sul campo </w:t>
      </w:r>
      <w:proofErr w:type="spellStart"/>
      <w:r w:rsidRPr="00480A72">
        <w:rPr>
          <w:b/>
        </w:rPr>
        <w:t>ImportoFiscalmenteRilevante</w:t>
      </w:r>
      <w:proofErr w:type="spellEnd"/>
      <w:r>
        <w:t xml:space="preserve"> e aggiungeremo </w:t>
      </w:r>
      <w:r w:rsidR="00480A72">
        <w:t>“</w:t>
      </w:r>
      <w:r>
        <w:t>*24%</w:t>
      </w:r>
      <w:r w:rsidR="00480A72">
        <w:t>”</w:t>
      </w:r>
      <w:r>
        <w:t xml:space="preserve"> e daremo conferma con Ok.</w:t>
      </w:r>
    </w:p>
    <w:p w14:paraId="29FBC2D1" w14:textId="3A6D89F8" w:rsidR="00581578" w:rsidRDefault="00581578" w:rsidP="002B0A10">
      <w:pPr>
        <w:jc w:val="both"/>
      </w:pPr>
    </w:p>
    <w:p w14:paraId="1752B1DC" w14:textId="2789B719" w:rsidR="00581578" w:rsidRDefault="00581578" w:rsidP="002B0A10">
      <w:pPr>
        <w:jc w:val="both"/>
      </w:pPr>
      <w:r>
        <w:rPr>
          <w:noProof/>
        </w:rPr>
        <w:drawing>
          <wp:inline distT="0" distB="0" distL="0" distR="0" wp14:anchorId="6941FE7D" wp14:editId="562451E0">
            <wp:extent cx="2392587" cy="1830705"/>
            <wp:effectExtent l="0" t="0" r="8255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538" r="1687"/>
                    <a:stretch/>
                  </pic:blipFill>
                  <pic:spPr bwMode="auto">
                    <a:xfrm>
                      <a:off x="0" y="0"/>
                      <a:ext cx="2406150" cy="184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A1C7" w14:textId="77777777" w:rsidR="00826523" w:rsidRDefault="00826523" w:rsidP="002B0A10">
      <w:pPr>
        <w:jc w:val="both"/>
      </w:pPr>
    </w:p>
    <w:p w14:paraId="47A5A6A7" w14:textId="64358110" w:rsidR="002973A7" w:rsidRDefault="00110B92" w:rsidP="002B0A10">
      <w:pPr>
        <w:jc w:val="both"/>
      </w:pPr>
      <w:r>
        <w:t>La Tabella Pivot si completerà con una nuova colonna e la misura appena creata sarà collocata nell’elenco campi.</w:t>
      </w:r>
    </w:p>
    <w:p w14:paraId="73A52F4E" w14:textId="74E51344" w:rsidR="00110B92" w:rsidRDefault="0043496C" w:rsidP="002B0A10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211C67" wp14:editId="2E29C4DB">
                <wp:simplePos x="0" y="0"/>
                <wp:positionH relativeFrom="column">
                  <wp:posOffset>5695224</wp:posOffset>
                </wp:positionH>
                <wp:positionV relativeFrom="paragraph">
                  <wp:posOffset>2776521</wp:posOffset>
                </wp:positionV>
                <wp:extent cx="428172" cy="135467"/>
                <wp:effectExtent l="0" t="0" r="10160" b="17145"/>
                <wp:wrapNone/>
                <wp:docPr id="68" name="Ova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72" cy="1354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AA755F" id="Ovale 68" o:spid="_x0000_s1026" style="position:absolute;margin-left:448.45pt;margin-top:218.6pt;width:33.7pt;height:10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AFC6F3" wp14:editId="27E26DC5">
                <wp:simplePos x="0" y="0"/>
                <wp:positionH relativeFrom="column">
                  <wp:posOffset>5247005</wp:posOffset>
                </wp:positionH>
                <wp:positionV relativeFrom="paragraph">
                  <wp:posOffset>1774311</wp:posOffset>
                </wp:positionV>
                <wp:extent cx="304800" cy="116115"/>
                <wp:effectExtent l="0" t="0" r="19050" b="17780"/>
                <wp:wrapNone/>
                <wp:docPr id="67" name="Ova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1611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6F586" id="Ovale 67" o:spid="_x0000_s1026" style="position:absolute;margin-left:413.15pt;margin-top:139.7pt;width:24pt;height:9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" filled="f" strokecolor="black [3200]" strokeweight="1pt">
                <v:stroke joinstyle="miter"/>
              </v:oval>
            </w:pict>
          </mc:Fallback>
        </mc:AlternateContent>
      </w:r>
      <w:r w:rsidR="00110B92">
        <w:rPr>
          <w:noProof/>
        </w:rPr>
        <w:drawing>
          <wp:inline distT="0" distB="0" distL="0" distR="0" wp14:anchorId="4119F939" wp14:editId="4A65E241">
            <wp:extent cx="6120130" cy="304927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16E3" w14:textId="44830926" w:rsidR="00110B92" w:rsidRDefault="00110B92" w:rsidP="002B0A10">
      <w:pPr>
        <w:jc w:val="both"/>
      </w:pPr>
    </w:p>
    <w:p w14:paraId="7202DD14" w14:textId="7BCE4A76" w:rsidR="00110B92" w:rsidRDefault="00AD335E" w:rsidP="002B0A10">
      <w:pPr>
        <w:jc w:val="both"/>
      </w:pPr>
      <w:r>
        <w:t>Il T</w:t>
      </w:r>
      <w:r w:rsidR="00110B92">
        <w:t xml:space="preserve">otale </w:t>
      </w:r>
      <w:r>
        <w:t>Complessivo della colonna D riporta esattamente l’IRES da imputare all’esercizio. Se desideriamo ottenere i dettagli possiamo aggiungere il campo Descrizione.</w:t>
      </w:r>
    </w:p>
    <w:p w14:paraId="340B8648" w14:textId="392B43E9" w:rsidR="00AD335E" w:rsidRDefault="00AD335E" w:rsidP="002B0A10">
      <w:pPr>
        <w:jc w:val="both"/>
      </w:pPr>
    </w:p>
    <w:p w14:paraId="4BD90D9F" w14:textId="1CEF9C6D" w:rsidR="00AD335E" w:rsidRDefault="00AD335E" w:rsidP="002B0A10">
      <w:pPr>
        <w:jc w:val="both"/>
      </w:pPr>
      <w:r>
        <w:rPr>
          <w:noProof/>
        </w:rPr>
        <w:drawing>
          <wp:inline distT="0" distB="0" distL="0" distR="0" wp14:anchorId="2F50B24D" wp14:editId="41A5B653">
            <wp:extent cx="6120130" cy="1228725"/>
            <wp:effectExtent l="0" t="0" r="0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35E0" w14:textId="0E2BABEB" w:rsidR="00AD335E" w:rsidRDefault="00AD335E" w:rsidP="002B0A10">
      <w:pPr>
        <w:jc w:val="both"/>
      </w:pPr>
    </w:p>
    <w:p w14:paraId="751F427A" w14:textId="5C992611" w:rsidR="00F4525E" w:rsidRDefault="00F4525E" w:rsidP="002B0A10">
      <w:pPr>
        <w:jc w:val="both"/>
      </w:pPr>
      <w:r>
        <w:t xml:space="preserve">In qualsiasi momento potremo espandere o comprimere i dettagli con i tasti </w:t>
      </w:r>
      <w:r>
        <w:rPr>
          <w:noProof/>
        </w:rPr>
        <w:drawing>
          <wp:inline distT="0" distB="0" distL="0" distR="0" wp14:anchorId="60705D27" wp14:editId="0D505869">
            <wp:extent cx="138000" cy="144000"/>
            <wp:effectExtent l="0" t="0" r="0" b="889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8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 </w:t>
      </w:r>
      <w:r>
        <w:rPr>
          <w:noProof/>
        </w:rPr>
        <w:drawing>
          <wp:inline distT="0" distB="0" distL="0" distR="0" wp14:anchorId="252E96C2" wp14:editId="5E5C67D8">
            <wp:extent cx="168144" cy="152575"/>
            <wp:effectExtent l="0" t="0" r="381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502" cy="1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050A" w14:textId="5D0D4E3E" w:rsidR="00F4525E" w:rsidRDefault="00AD335E" w:rsidP="00F4525E">
      <w:pPr>
        <w:jc w:val="both"/>
      </w:pPr>
      <w:r>
        <w:t xml:space="preserve">Gli </w:t>
      </w:r>
      <w:r w:rsidR="0043496C">
        <w:t xml:space="preserve">obiettivi che ci eravamo posti, </w:t>
      </w:r>
      <w:r>
        <w:t>calcolo dell’IRE</w:t>
      </w:r>
      <w:r w:rsidR="0043496C">
        <w:t>S e tenere traccia dei dettagli,</w:t>
      </w:r>
      <w:r>
        <w:t xml:space="preserve"> sono stati raggiunti ma il risultato </w:t>
      </w:r>
      <w:r w:rsidR="00F4525E">
        <w:t>non è di certo esaltan</w:t>
      </w:r>
      <w:r w:rsidR="0043496C">
        <w:t>te da un punto di vista grafico</w:t>
      </w:r>
      <w:r w:rsidR="00355EA9">
        <w:t>.</w:t>
      </w:r>
      <w:r w:rsidR="00F4525E">
        <w:t xml:space="preserve"> </w:t>
      </w:r>
      <w:r w:rsidR="00355EA9">
        <w:t>P</w:t>
      </w:r>
      <w:r w:rsidR="00F4525E">
        <w:t>roviamo a formattare meglio la tabella e vediamo fino a che punto possiamo arrivare e dove invece occorre fermarsi.</w:t>
      </w:r>
    </w:p>
    <w:p w14:paraId="3884DFAD" w14:textId="4C8FFA09" w:rsidR="008E41B1" w:rsidRDefault="008E41B1" w:rsidP="00A643F7">
      <w:pPr>
        <w:jc w:val="both"/>
      </w:pPr>
      <w:r>
        <w:t xml:space="preserve">Modifichiamo il Layout della tabella con il comando </w:t>
      </w:r>
      <w:r w:rsidRPr="0043496C">
        <w:rPr>
          <w:b/>
        </w:rPr>
        <w:t>Layout del Report</w:t>
      </w:r>
      <w:r>
        <w:t xml:space="preserve"> contenuto nella scheda Progettazione</w:t>
      </w:r>
      <w:r w:rsidR="00355EA9">
        <w:t>;</w:t>
      </w:r>
      <w:r>
        <w:t xml:space="preserve"> scegliamo il “Mostra in formato tabella”</w:t>
      </w:r>
      <w:r w:rsidR="00355EA9">
        <w:t>;</w:t>
      </w:r>
      <w:r w:rsidR="0043496C">
        <w:t xml:space="preserve"> </w:t>
      </w:r>
      <w:r w:rsidR="00A643F7">
        <w:t>togliamo poi i subtotali per rendere il report più leggibile selezionando il comando “Non mostrare i subtotali”, disponibile sempre nel comando Layout del foglio Progettazione</w:t>
      </w:r>
      <w:r w:rsidR="00480A72">
        <w:t>.</w:t>
      </w:r>
    </w:p>
    <w:p w14:paraId="7BBCDDD2" w14:textId="77777777" w:rsidR="00A643F7" w:rsidRDefault="00A643F7" w:rsidP="00A643F7"/>
    <w:p w14:paraId="7F2A119A" w14:textId="4C5A6047" w:rsidR="008E41B1" w:rsidRDefault="008E41B1" w:rsidP="008E41B1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25C743A0" wp14:editId="1A08B00C">
            <wp:extent cx="3716035" cy="1544366"/>
            <wp:effectExtent l="0" t="0" r="0" b="0"/>
            <wp:docPr id="111" name="Immagin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49667"/>
                    <a:stretch/>
                  </pic:blipFill>
                  <pic:spPr bwMode="auto">
                    <a:xfrm>
                      <a:off x="0" y="0"/>
                      <a:ext cx="3751193" cy="1558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C649A" wp14:editId="5A568962">
            <wp:extent cx="1581150" cy="1544638"/>
            <wp:effectExtent l="0" t="0" r="0" b="0"/>
            <wp:docPr id="112" name="Immagin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-545" t="58277" r="74710" b="633"/>
                    <a:stretch/>
                  </pic:blipFill>
                  <pic:spPr bwMode="auto">
                    <a:xfrm>
                      <a:off x="0" y="0"/>
                      <a:ext cx="1581150" cy="1544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9C547" w14:textId="39D971F7" w:rsidR="008E41B1" w:rsidRDefault="008E41B1" w:rsidP="008E41B1">
      <w:pPr>
        <w:jc w:val="both"/>
      </w:pPr>
    </w:p>
    <w:p w14:paraId="3A5FBC29" w14:textId="52699540" w:rsidR="00597F5A" w:rsidRDefault="008E41B1" w:rsidP="00597F5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6DDA0FD" wp14:editId="44E16A50">
            <wp:simplePos x="0" y="0"/>
            <wp:positionH relativeFrom="margin">
              <wp:posOffset>4933315</wp:posOffset>
            </wp:positionH>
            <wp:positionV relativeFrom="paragraph">
              <wp:posOffset>0</wp:posOffset>
            </wp:positionV>
            <wp:extent cx="1181735" cy="1205865"/>
            <wp:effectExtent l="0" t="0" r="0" b="0"/>
            <wp:wrapTight wrapText="bothSides">
              <wp:wrapPolygon edited="0">
                <wp:start x="0" y="0"/>
                <wp:lineTo x="0" y="21156"/>
                <wp:lineTo x="21240" y="21156"/>
                <wp:lineTo x="21240" y="0"/>
                <wp:lineTo x="0" y="0"/>
              </wp:wrapPolygon>
            </wp:wrapTight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Le tabelle pivot hanno un’opzione particolarmente interessante </w:t>
      </w:r>
      <w:r w:rsidR="0043496C">
        <w:t xml:space="preserve">per la </w:t>
      </w:r>
      <w:r>
        <w:t xml:space="preserve">formattazione. Nella </w:t>
      </w:r>
      <w:ins w:id="38" w:author="Roberta Nicoletti" w:date="2018-09-07T14:45:00Z">
        <w:r w:rsidR="0015080B" w:rsidRPr="0015080B">
          <w:rPr>
            <w:rPrChange w:id="39" w:author="Roberta Nicoletti" w:date="2018-09-07T14:45:00Z">
              <w:rPr>
                <w:b/>
              </w:rPr>
            </w:rPrChange>
          </w:rPr>
          <w:t>s</w:t>
        </w:r>
      </w:ins>
      <w:del w:id="40" w:author="Roberta Nicoletti" w:date="2018-09-07T14:45:00Z">
        <w:r w:rsidRPr="0015080B" w:rsidDel="0015080B">
          <w:rPr>
            <w:rPrChange w:id="41" w:author="Roberta Nicoletti" w:date="2018-09-07T14:45:00Z">
              <w:rPr>
                <w:b/>
              </w:rPr>
            </w:rPrChange>
          </w:rPr>
          <w:delText>S</w:delText>
        </w:r>
      </w:del>
      <w:r w:rsidRPr="0015080B">
        <w:rPr>
          <w:rPrChange w:id="42" w:author="Roberta Nicoletti" w:date="2018-09-07T14:45:00Z">
            <w:rPr>
              <w:b/>
            </w:rPr>
          </w:rPrChange>
        </w:rPr>
        <w:t>cheda</w:t>
      </w:r>
      <w:r w:rsidRPr="0043496C">
        <w:rPr>
          <w:b/>
        </w:rPr>
        <w:t xml:space="preserve"> Analizza</w:t>
      </w:r>
      <w:r>
        <w:t xml:space="preserve"> il comando </w:t>
      </w:r>
      <w:r w:rsidRPr="0043496C">
        <w:rPr>
          <w:b/>
        </w:rPr>
        <w:t>Seleziona</w:t>
      </w:r>
      <w:r w:rsidR="00597F5A">
        <w:t xml:space="preserve"> contiene l’opzione </w:t>
      </w:r>
      <w:r w:rsidR="00597F5A" w:rsidRPr="0043496C">
        <w:rPr>
          <w:b/>
        </w:rPr>
        <w:t>Attiva Selezione</w:t>
      </w:r>
      <w:r w:rsidR="00597F5A">
        <w:t xml:space="preserve"> </w:t>
      </w:r>
      <w:r w:rsidR="0043496C">
        <w:t xml:space="preserve">che </w:t>
      </w:r>
      <w:r w:rsidR="00597F5A">
        <w:t>consente di formattare i campi per categoria</w:t>
      </w:r>
      <w:r w:rsidR="0043496C">
        <w:t>,</w:t>
      </w:r>
      <w:r w:rsidR="00597F5A">
        <w:t xml:space="preserve"> </w:t>
      </w:r>
      <w:r w:rsidR="0043496C">
        <w:t xml:space="preserve">garantendo </w:t>
      </w:r>
      <w:r w:rsidR="00597F5A">
        <w:t>così un notevole risparmio di tempo. Per mettere in corsivo tutti i Totali</w:t>
      </w:r>
      <w:r w:rsidR="0043496C">
        <w:t>,</w:t>
      </w:r>
      <w:r w:rsidR="00597F5A">
        <w:t xml:space="preserve"> ad esempio</w:t>
      </w:r>
      <w:r w:rsidR="0043496C">
        <w:t>,</w:t>
      </w:r>
      <w:r w:rsidR="00597F5A">
        <w:t xml:space="preserve"> sarà sufficiente selezionarne uno solo (avvicinandosi al campo col mouse da sinistra a destra e facendo assumere al mouse la forma di freccia nera verso destra) e scegliere il formato corsivo.</w:t>
      </w:r>
    </w:p>
    <w:p w14:paraId="02B3BB2A" w14:textId="441FE830" w:rsidR="00597F5A" w:rsidRDefault="00597F5A" w:rsidP="00597F5A">
      <w:pPr>
        <w:jc w:val="both"/>
      </w:pPr>
    </w:p>
    <w:p w14:paraId="171B608B" w14:textId="3019EA1D" w:rsidR="00597F5A" w:rsidRDefault="00597F5A" w:rsidP="00597F5A">
      <w:pPr>
        <w:jc w:val="both"/>
      </w:pPr>
      <w:r>
        <w:rPr>
          <w:noProof/>
        </w:rPr>
        <w:drawing>
          <wp:inline distT="0" distB="0" distL="0" distR="0" wp14:anchorId="6D372D8E" wp14:editId="16B8669E">
            <wp:extent cx="4440255" cy="2644896"/>
            <wp:effectExtent l="0" t="0" r="0" b="317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2539" cy="265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04F9" w14:textId="102C2F0D" w:rsidR="008E41B1" w:rsidRDefault="008E41B1" w:rsidP="00F4525E">
      <w:pPr>
        <w:jc w:val="both"/>
      </w:pPr>
    </w:p>
    <w:p w14:paraId="10511C58" w14:textId="3C7B9080" w:rsidR="008E41B1" w:rsidRDefault="00597F5A" w:rsidP="00F4525E">
      <w:pPr>
        <w:jc w:val="both"/>
      </w:pPr>
      <w:r>
        <w:t>Se invece vogliamo modificare l’intera visua</w:t>
      </w:r>
      <w:r w:rsidR="0043496C">
        <w:t xml:space="preserve">lizzazione possiamo accedere alla scheda </w:t>
      </w:r>
      <w:r w:rsidRPr="0043496C">
        <w:rPr>
          <w:b/>
        </w:rPr>
        <w:t>Progettazione</w:t>
      </w:r>
      <w:r>
        <w:t xml:space="preserve"> e scegliere uno degli stili visivi disponibili o addirittura crearne uno pe</w:t>
      </w:r>
      <w:r w:rsidR="0004389A">
        <w:t>rsonalizzato da riutilizzare anche in successive occasioni.</w:t>
      </w:r>
    </w:p>
    <w:p w14:paraId="72E2D842" w14:textId="26194216" w:rsidR="00F4525E" w:rsidRDefault="00F4525E" w:rsidP="00F4525E">
      <w:pPr>
        <w:jc w:val="both"/>
      </w:pPr>
      <w:r>
        <w:t xml:space="preserve">I margini </w:t>
      </w:r>
      <w:ins w:id="43" w:author="Roberta Nicoletti" w:date="2018-09-07T14:45:00Z">
        <w:r w:rsidR="0015080B">
          <w:t xml:space="preserve">di </w:t>
        </w:r>
      </w:ins>
      <w:r>
        <w:t>manovra</w:t>
      </w:r>
      <w:r w:rsidR="0043496C">
        <w:t>, come si osserva,</w:t>
      </w:r>
      <w:r>
        <w:t xml:space="preserve"> sono piuttosto ampi ma presentano dei limiti invalicabili quali:</w:t>
      </w:r>
    </w:p>
    <w:p w14:paraId="75F27287" w14:textId="1C0901BE" w:rsidR="002B0A10" w:rsidRDefault="0015080B" w:rsidP="0004389A">
      <w:pPr>
        <w:pStyle w:val="Paragrafoelenco"/>
        <w:numPr>
          <w:ilvl w:val="0"/>
          <w:numId w:val="22"/>
        </w:numPr>
        <w:jc w:val="both"/>
      </w:pPr>
      <w:r>
        <w:t xml:space="preserve">non </w:t>
      </w:r>
      <w:r w:rsidR="002B0A10">
        <w:t>si possono aggiungere righe o colonne nella tabella</w:t>
      </w:r>
      <w:ins w:id="44" w:author="Roberta Nicoletti" w:date="2018-09-07T14:45:00Z">
        <w:r>
          <w:t>;</w:t>
        </w:r>
      </w:ins>
    </w:p>
    <w:p w14:paraId="71209A27" w14:textId="3BEDF0B6" w:rsidR="002B0A10" w:rsidRDefault="0015080B" w:rsidP="0004389A">
      <w:pPr>
        <w:pStyle w:val="Paragrafoelenco"/>
        <w:numPr>
          <w:ilvl w:val="0"/>
          <w:numId w:val="22"/>
        </w:numPr>
        <w:jc w:val="both"/>
      </w:pPr>
      <w:r>
        <w:t xml:space="preserve">non </w:t>
      </w:r>
      <w:r w:rsidR="002B0A10">
        <w:t>è possibile cambiare anche</w:t>
      </w:r>
      <w:r w:rsidR="00480A72">
        <w:t xml:space="preserve"> un</w:t>
      </w:r>
      <w:r w:rsidR="002B0A10">
        <w:t xml:space="preserve"> solo numero della tabella inserendo una formula</w:t>
      </w:r>
      <w:ins w:id="45" w:author="Roberta Nicoletti" w:date="2018-09-07T14:45:00Z">
        <w:r>
          <w:t>;</w:t>
        </w:r>
      </w:ins>
    </w:p>
    <w:p w14:paraId="0F1669B3" w14:textId="11F5A61A" w:rsidR="0004389A" w:rsidRDefault="0015080B" w:rsidP="0004389A">
      <w:pPr>
        <w:pStyle w:val="Paragrafoelenco"/>
        <w:numPr>
          <w:ilvl w:val="0"/>
          <w:numId w:val="22"/>
        </w:numPr>
        <w:jc w:val="both"/>
      </w:pPr>
      <w:r>
        <w:t xml:space="preserve">certe </w:t>
      </w:r>
      <w:r w:rsidR="0004389A">
        <w:t xml:space="preserve">descrizioni </w:t>
      </w:r>
      <w:r w:rsidR="002B0A10">
        <w:t>della tabella sono immutabili</w:t>
      </w:r>
      <w:ins w:id="46" w:author="Roberta Nicoletti" w:date="2018-09-07T14:45:00Z">
        <w:r>
          <w:t>.</w:t>
        </w:r>
      </w:ins>
    </w:p>
    <w:p w14:paraId="53C2B33B" w14:textId="58AD6111" w:rsidR="0004389A" w:rsidRDefault="002B0A10" w:rsidP="0043496C">
      <w:pPr>
        <w:jc w:val="both"/>
      </w:pPr>
      <w:r>
        <w:t xml:space="preserve">Questi limiti rendono macchinose alcune operazioni che in un report risulterebbero elementari. </w:t>
      </w:r>
    </w:p>
    <w:p w14:paraId="6F2B24AC" w14:textId="24F0E633" w:rsidR="0004389A" w:rsidRPr="0043496C" w:rsidRDefault="002B0A10" w:rsidP="002B0A10">
      <w:pPr>
        <w:jc w:val="both"/>
        <w:rPr>
          <w:b/>
        </w:rPr>
      </w:pPr>
      <w:r>
        <w:t xml:space="preserve">Prendiamo ad esempio </w:t>
      </w:r>
      <w:r w:rsidR="0043496C">
        <w:t xml:space="preserve">di </w:t>
      </w:r>
      <w:r>
        <w:t>dove</w:t>
      </w:r>
      <w:r w:rsidR="0043496C">
        <w:t>r</w:t>
      </w:r>
      <w:r>
        <w:t xml:space="preserve"> effettuare un semplice calcolo: </w:t>
      </w:r>
      <w:r w:rsidRPr="0043496C">
        <w:rPr>
          <w:b/>
        </w:rPr>
        <w:t xml:space="preserve">verificare l’incidenza effettiva dell’IRES sul risultato d’esercizio. </w:t>
      </w:r>
    </w:p>
    <w:p w14:paraId="40D4F49A" w14:textId="4AC4D0B0" w:rsidR="0004389A" w:rsidRDefault="0004389A" w:rsidP="002B0A10">
      <w:pPr>
        <w:jc w:val="both"/>
      </w:pPr>
      <w:r>
        <w:t xml:space="preserve">Tornando per un momento alla </w:t>
      </w:r>
      <w:r w:rsidRPr="0043496C">
        <w:rPr>
          <w:b/>
        </w:rPr>
        <w:t>soluzione A</w:t>
      </w:r>
      <w:r w:rsidR="0043496C">
        <w:t>,</w:t>
      </w:r>
      <w:r>
        <w:t xml:space="preserve"> sarà sufficiente collocarsi </w:t>
      </w:r>
      <w:r w:rsidR="00DC3C55">
        <w:t>nel foglio DICHIARAZIONE e nella cella D48 digitare +</w:t>
      </w:r>
      <w:r w:rsidR="00DC3C55" w:rsidRPr="00DC3C55">
        <w:t>D47/D45</w:t>
      </w:r>
      <w:ins w:id="47" w:author="Roberta Nicoletti" w:date="2018-09-07T14:46:00Z">
        <w:r w:rsidR="0015080B">
          <w:t>.</w:t>
        </w:r>
      </w:ins>
    </w:p>
    <w:p w14:paraId="00CEB060" w14:textId="041C9DA0" w:rsidR="00C94F43" w:rsidRDefault="00DC3C55" w:rsidP="002B0A10">
      <w:pPr>
        <w:jc w:val="both"/>
      </w:pPr>
      <w:r>
        <w:t>Nella soluzione</w:t>
      </w:r>
      <w:r w:rsidR="002B0A10">
        <w:t xml:space="preserve"> B</w:t>
      </w:r>
      <w:ins w:id="48" w:author="Roberta Nicoletti" w:date="2018-09-07T14:46:00Z">
        <w:r w:rsidR="0015080B">
          <w:t>,</w:t>
        </w:r>
      </w:ins>
      <w:r w:rsidR="002B0A10">
        <w:t xml:space="preserve"> </w:t>
      </w:r>
      <w:r>
        <w:t xml:space="preserve">ottenere lo stesso risultato </w:t>
      </w:r>
      <w:r w:rsidR="0043496C">
        <w:t xml:space="preserve">richiede </w:t>
      </w:r>
      <w:r w:rsidR="00C94F43">
        <w:t xml:space="preserve">innanzi tutto </w:t>
      </w:r>
      <w:r w:rsidR="0043496C">
        <w:t xml:space="preserve">l’inserimento nelle </w:t>
      </w:r>
      <w:r w:rsidR="0043496C">
        <w:rPr>
          <w:i/>
        </w:rPr>
        <w:t xml:space="preserve">Righe </w:t>
      </w:r>
      <w:r w:rsidR="0043496C">
        <w:t>de</w:t>
      </w:r>
      <w:r w:rsidR="00C94F43">
        <w:t xml:space="preserve">l campo </w:t>
      </w:r>
      <w:r w:rsidR="00C94F43" w:rsidRPr="0043496C">
        <w:rPr>
          <w:b/>
        </w:rPr>
        <w:t>Saldo</w:t>
      </w:r>
      <w:ins w:id="49" w:author="Roberta Nicoletti" w:date="2018-09-07T14:47:00Z">
        <w:r w:rsidR="0015080B">
          <w:t>.</w:t>
        </w:r>
      </w:ins>
      <w:del w:id="50" w:author="Roberta Nicoletti" w:date="2018-09-07T14:47:00Z">
        <w:r w:rsidR="00C94F43" w:rsidDel="0015080B">
          <w:delText>,</w:delText>
        </w:r>
      </w:del>
      <w:r w:rsidR="00C94F43">
        <w:t xml:space="preserve"> Excel lo collocherà nell’elenco valori in ultima</w:t>
      </w:r>
      <w:r w:rsidR="0043496C">
        <w:t xml:space="preserve"> posizione;</w:t>
      </w:r>
      <w:r w:rsidR="00C94F43">
        <w:t xml:space="preserve"> spostiamolo in prima posizione e poi rinominiamolo </w:t>
      </w:r>
      <w:r w:rsidR="0043496C">
        <w:rPr>
          <w:b/>
        </w:rPr>
        <w:t>Saldo</w:t>
      </w:r>
      <w:r w:rsidR="00C94F43" w:rsidRPr="0043496C">
        <w:rPr>
          <w:b/>
        </w:rPr>
        <w:t xml:space="preserve"> </w:t>
      </w:r>
      <w:proofErr w:type="spellStart"/>
      <w:r w:rsidR="00C94F43" w:rsidRPr="0043496C">
        <w:rPr>
          <w:b/>
        </w:rPr>
        <w:t>Cont</w:t>
      </w:r>
      <w:proofErr w:type="spellEnd"/>
      <w:r w:rsidR="00C94F43" w:rsidRPr="0043496C">
        <w:rPr>
          <w:b/>
        </w:rPr>
        <w:t>.</w:t>
      </w:r>
      <w:r w:rsidR="00C94F43">
        <w:t xml:space="preserve">, </w:t>
      </w:r>
      <w:r>
        <w:t xml:space="preserve">posizioniamoci </w:t>
      </w:r>
      <w:r w:rsidR="00C94F43">
        <w:t>sulla cella I207</w:t>
      </w:r>
      <w:r w:rsidR="00480A72">
        <w:t>,</w:t>
      </w:r>
      <w:r w:rsidR="00C94F43">
        <w:t xml:space="preserve"> scriviamo + e poi spostiamoci sulle celle che dovranno formare il rapporto</w:t>
      </w:r>
      <w:ins w:id="51" w:author="Roberta Nicoletti" w:date="2018-09-07T14:47:00Z">
        <w:r w:rsidR="0015080B">
          <w:t>.</w:t>
        </w:r>
      </w:ins>
      <w:del w:id="52" w:author="Roberta Nicoletti" w:date="2018-09-07T14:47:00Z">
        <w:r w:rsidR="00C94F43" w:rsidDel="0015080B">
          <w:delText>,</w:delText>
        </w:r>
      </w:del>
      <w:r w:rsidR="00C94F43">
        <w:t xml:space="preserve"> </w:t>
      </w:r>
      <w:ins w:id="53" w:author="Roberta Nicoletti" w:date="2018-09-07T14:48:00Z">
        <w:r w:rsidR="0015080B">
          <w:rPr>
            <w:rFonts w:cstheme="minorHAnsi"/>
          </w:rPr>
          <w:t>È</w:t>
        </w:r>
      </w:ins>
      <w:del w:id="54" w:author="Roberta Nicoletti" w:date="2018-09-07T14:47:00Z">
        <w:r w:rsidR="00C94F43" w:rsidDel="0015080B">
          <w:delText>è</w:delText>
        </w:r>
      </w:del>
      <w:r w:rsidR="00C94F43">
        <w:t xml:space="preserve"> probabile (</w:t>
      </w:r>
      <w:r w:rsidR="00472FD2">
        <w:t>dipende anche da</w:t>
      </w:r>
      <w:r w:rsidR="00C94F43">
        <w:t xml:space="preserve">lle impostazioni </w:t>
      </w:r>
      <w:r w:rsidR="00F46E1A">
        <w:t>in sede di installazione)</w:t>
      </w:r>
      <w:r w:rsidR="00C94F43">
        <w:t xml:space="preserve"> che appaia questa formula:</w:t>
      </w:r>
    </w:p>
    <w:p w14:paraId="09251007" w14:textId="77777777" w:rsidR="00C94F43" w:rsidRDefault="00C94F43" w:rsidP="002B0A10">
      <w:pPr>
        <w:jc w:val="both"/>
      </w:pPr>
    </w:p>
    <w:p w14:paraId="733DFF84" w14:textId="471373DD" w:rsidR="00C94F43" w:rsidRDefault="00C94F43" w:rsidP="002B0A10">
      <w:pPr>
        <w:jc w:val="both"/>
      </w:pPr>
      <w:r w:rsidRPr="00C94F43">
        <w:t xml:space="preserve">=+INFO.DATI.TAB.PIVOT("Somma di </w:t>
      </w:r>
      <w:proofErr w:type="spellStart"/>
      <w:r w:rsidRPr="00C94F43">
        <w:t>Ires</w:t>
      </w:r>
      <w:proofErr w:type="spellEnd"/>
      <w:proofErr w:type="gramStart"/>
      <w:r w:rsidRPr="00C94F43">
        <w:t>";$</w:t>
      </w:r>
      <w:proofErr w:type="gramEnd"/>
      <w:r w:rsidRPr="00C94F43">
        <w:t xml:space="preserve">A$3)/INFO.DATI.TAB.PIVOT("Saldo </w:t>
      </w:r>
      <w:proofErr w:type="spellStart"/>
      <w:r w:rsidRPr="00C94F43">
        <w:t>Cont</w:t>
      </w:r>
      <w:proofErr w:type="spellEnd"/>
      <w:r w:rsidRPr="00C94F43">
        <w:t>.";$A$3)</w:t>
      </w:r>
    </w:p>
    <w:p w14:paraId="1439F9A0" w14:textId="77777777" w:rsidR="00F10ACE" w:rsidRDefault="00F10ACE" w:rsidP="00474365">
      <w:pPr>
        <w:jc w:val="both"/>
      </w:pPr>
    </w:p>
    <w:p w14:paraId="1731AFE7" w14:textId="2B954C1B" w:rsidR="00474365" w:rsidRDefault="0015080B" w:rsidP="00474365">
      <w:pPr>
        <w:jc w:val="both"/>
      </w:pPr>
      <w:r>
        <w:t xml:space="preserve">che </w:t>
      </w:r>
      <w:r w:rsidR="00474365">
        <w:t xml:space="preserve">può essere tradotto come: esegui il rapporto tra il </w:t>
      </w:r>
      <w:r w:rsidR="00474365" w:rsidRPr="00E2796F">
        <w:rPr>
          <w:b/>
        </w:rPr>
        <w:t>totale del campo IRES</w:t>
      </w:r>
      <w:r w:rsidR="00E2796F">
        <w:t xml:space="preserve"> e il </w:t>
      </w:r>
      <w:r w:rsidR="00E2796F" w:rsidRPr="00E2796F">
        <w:rPr>
          <w:b/>
        </w:rPr>
        <w:t>t</w:t>
      </w:r>
      <w:r w:rsidR="00474365" w:rsidRPr="00E2796F">
        <w:rPr>
          <w:b/>
        </w:rPr>
        <w:t xml:space="preserve">otale del capo Saldo </w:t>
      </w:r>
      <w:proofErr w:type="spellStart"/>
      <w:r w:rsidR="00474365" w:rsidRPr="00E2796F">
        <w:rPr>
          <w:b/>
        </w:rPr>
        <w:t>Cont</w:t>
      </w:r>
      <w:proofErr w:type="spellEnd"/>
      <w:r w:rsidR="00474365" w:rsidRPr="00E2796F">
        <w:rPr>
          <w:b/>
        </w:rPr>
        <w:t>.</w:t>
      </w:r>
      <w:r w:rsidR="00E2796F">
        <w:t xml:space="preserve"> della </w:t>
      </w:r>
      <w:r w:rsidR="00E2796F" w:rsidRPr="00E2796F">
        <w:rPr>
          <w:b/>
        </w:rPr>
        <w:t>Tabella P</w:t>
      </w:r>
      <w:r w:rsidR="00474365" w:rsidRPr="00E2796F">
        <w:rPr>
          <w:b/>
        </w:rPr>
        <w:t>ivot collocata in A3</w:t>
      </w:r>
      <w:r w:rsidR="00474365">
        <w:t>.</w:t>
      </w:r>
    </w:p>
    <w:p w14:paraId="074EA640" w14:textId="77777777" w:rsidR="00474365" w:rsidRDefault="00474365" w:rsidP="00474365">
      <w:pPr>
        <w:jc w:val="both"/>
      </w:pPr>
    </w:p>
    <w:p w14:paraId="2449FD1E" w14:textId="2D3DBBAF" w:rsidR="00474365" w:rsidRDefault="00474365" w:rsidP="002B0A10">
      <w:pPr>
        <w:jc w:val="both"/>
      </w:pPr>
      <w:r>
        <w:t xml:space="preserve">INFO.DATI.TAB.PIVOT() </w:t>
      </w:r>
      <w:r w:rsidR="002B0A10">
        <w:t>è una funzione estremamente complessa</w:t>
      </w:r>
      <w:r w:rsidR="00E2796F">
        <w:t>,</w:t>
      </w:r>
      <w:r w:rsidR="002B0A10">
        <w:t xml:space="preserve"> </w:t>
      </w:r>
      <w:r>
        <w:t xml:space="preserve">auto-generata da </w:t>
      </w:r>
      <w:r w:rsidR="002B0A10">
        <w:t xml:space="preserve">Excel quando richiamiamo un dato di una </w:t>
      </w:r>
      <w:r w:rsidR="00F46E1A">
        <w:t>Tabella Pivot</w:t>
      </w:r>
      <w:r w:rsidR="00E2796F">
        <w:t>,</w:t>
      </w:r>
      <w:r>
        <w:t xml:space="preserve"> che </w:t>
      </w:r>
      <w:r w:rsidR="002B0A10">
        <w:t xml:space="preserve">serve per creare una sorta di </w:t>
      </w:r>
      <w:r w:rsidR="002B0A10" w:rsidRPr="00E2796F">
        <w:rPr>
          <w:b/>
        </w:rPr>
        <w:t xml:space="preserve">riferimento assoluto ad un elemento </w:t>
      </w:r>
      <w:r w:rsidRPr="00E2796F">
        <w:rPr>
          <w:b/>
        </w:rPr>
        <w:t xml:space="preserve">della Tabella pivot a prescindere da </w:t>
      </w:r>
      <w:r w:rsidR="003052B9">
        <w:rPr>
          <w:b/>
        </w:rPr>
        <w:t>eventuali modifiche</w:t>
      </w:r>
      <w:r w:rsidR="002B0A10" w:rsidRPr="00E2796F">
        <w:rPr>
          <w:b/>
        </w:rPr>
        <w:t xml:space="preserve"> alla forma</w:t>
      </w:r>
      <w:r w:rsidR="003052B9">
        <w:rPr>
          <w:b/>
        </w:rPr>
        <w:t xml:space="preserve"> e</w:t>
      </w:r>
      <w:r w:rsidR="002B0A10" w:rsidRPr="00E2796F">
        <w:rPr>
          <w:b/>
        </w:rPr>
        <w:t xml:space="preserve"> alla lunghezz</w:t>
      </w:r>
      <w:r w:rsidRPr="00E2796F">
        <w:rPr>
          <w:b/>
        </w:rPr>
        <w:t>a della tabella</w:t>
      </w:r>
      <w:r w:rsidR="002B0A10">
        <w:t xml:space="preserve">. </w:t>
      </w:r>
    </w:p>
    <w:p w14:paraId="329C1932" w14:textId="77777777" w:rsidR="00474365" w:rsidRDefault="00474365" w:rsidP="002B0A10">
      <w:pPr>
        <w:jc w:val="both"/>
      </w:pPr>
    </w:p>
    <w:p w14:paraId="63CE682F" w14:textId="104276B3" w:rsidR="00474365" w:rsidRDefault="00474365" w:rsidP="002B0A10">
      <w:pPr>
        <w:jc w:val="both"/>
      </w:pPr>
      <w:r>
        <w:rPr>
          <w:noProof/>
        </w:rPr>
        <w:lastRenderedPageBreak/>
        <w:drawing>
          <wp:inline distT="0" distB="0" distL="0" distR="0" wp14:anchorId="60D05A03" wp14:editId="3B456FEC">
            <wp:extent cx="6120130" cy="172339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6142" w14:textId="77777777" w:rsidR="00474365" w:rsidRDefault="00474365" w:rsidP="002B0A10">
      <w:pPr>
        <w:jc w:val="both"/>
      </w:pPr>
    </w:p>
    <w:p w14:paraId="22C0A31C" w14:textId="00D66723" w:rsidR="00E2796F" w:rsidRDefault="00E0171F" w:rsidP="002B0A10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620980" wp14:editId="66EF6693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1339215" cy="1111885"/>
            <wp:effectExtent l="0" t="0" r="0" b="0"/>
            <wp:wrapTight wrapText="bothSides">
              <wp:wrapPolygon edited="0">
                <wp:start x="0" y="0"/>
                <wp:lineTo x="0" y="21094"/>
                <wp:lineTo x="21201" y="21094"/>
                <wp:lineTo x="21201" y="0"/>
                <wp:lineTo x="0" y="0"/>
              </wp:wrapPolygon>
            </wp:wrapTight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" t="-660" r="78207" b="660"/>
                    <a:stretch/>
                  </pic:blipFill>
                  <pic:spPr bwMode="auto">
                    <a:xfrm>
                      <a:off x="0" y="0"/>
                      <a:ext cx="1339215" cy="111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A10">
        <w:t>Se per ipotesi aggiungessimo una riga</w:t>
      </w:r>
      <w:r w:rsidR="00474365">
        <w:t xml:space="preserve"> alla Tabella1 del foglio DATICONTABILI,</w:t>
      </w:r>
      <w:r w:rsidR="002B0A10">
        <w:t xml:space="preserve"> il totale si sposterebbe </w:t>
      </w:r>
      <w:r w:rsidR="00474365">
        <w:t xml:space="preserve">dalla </w:t>
      </w:r>
      <w:r w:rsidR="002B0A10">
        <w:t>riga</w:t>
      </w:r>
      <w:r w:rsidR="00474365">
        <w:t xml:space="preserve"> 207 alla 208</w:t>
      </w:r>
      <w:r w:rsidR="004C1E27">
        <w:t xml:space="preserve"> ma la formula in I207 continuerebbe</w:t>
      </w:r>
      <w:r w:rsidR="00E2796F">
        <w:t xml:space="preserve"> a dare un risultato corretto;</w:t>
      </w:r>
      <w:r w:rsidR="004C1E27">
        <w:t xml:space="preserve"> se invece avessimo inseri</w:t>
      </w:r>
      <w:r w:rsidR="00E2796F">
        <w:t xml:space="preserve">to in I207 la formula H207/G207, </w:t>
      </w:r>
      <w:r w:rsidR="004C1E27">
        <w:t xml:space="preserve">la cella avrebbe restituito un risultato corretto fino a che la tabella non avesse cambiato dimensione. </w:t>
      </w:r>
    </w:p>
    <w:p w14:paraId="12C07FA7" w14:textId="509FDA66" w:rsidR="00974511" w:rsidRDefault="004C1E27" w:rsidP="002B0A10">
      <w:pPr>
        <w:jc w:val="both"/>
        <w:rPr>
          <w:ins w:id="55" w:author="Gianluca Francesconi" w:date="2018-09-07T15:13:00Z"/>
          <w:noProof/>
        </w:rPr>
      </w:pPr>
      <w:r>
        <w:t>Pe</w:t>
      </w:r>
      <w:r w:rsidR="002B0A10">
        <w:t>r</w:t>
      </w:r>
      <w:r>
        <w:t xml:space="preserve"> quanto utile e meritevole</w:t>
      </w:r>
      <w:r w:rsidR="002B0A10">
        <w:t xml:space="preserve"> di </w:t>
      </w:r>
      <w:r>
        <w:t>ulteriori approfondimenti</w:t>
      </w:r>
      <w:r w:rsidR="002B0A10">
        <w:t xml:space="preserve">, la funzione </w:t>
      </w:r>
      <w:r>
        <w:t xml:space="preserve">INFO.DATI.TAB.PIVOT() </w:t>
      </w:r>
      <w:r w:rsidR="002B0A10">
        <w:t xml:space="preserve">può essere </w:t>
      </w:r>
      <w:r>
        <w:t>talvolta scomoda e pertanto può essere disattivata</w:t>
      </w:r>
      <w:r w:rsidR="006963FF">
        <w:t xml:space="preserve"> dal </w:t>
      </w:r>
      <w:proofErr w:type="spellStart"/>
      <w:r w:rsidR="006963FF">
        <w:t>Menù</w:t>
      </w:r>
      <w:proofErr w:type="spellEnd"/>
      <w:r w:rsidR="006963FF">
        <w:t xml:space="preserve"> opzioni della Tabella Pivot accessibile con il tasto destro da una cella della tabella, oppure direttamente dalla scheda</w:t>
      </w:r>
      <w:r w:rsidR="00974511">
        <w:t xml:space="preserve"> Analizza.</w:t>
      </w:r>
      <w:r w:rsidR="00E0171F" w:rsidRPr="00E0171F">
        <w:rPr>
          <w:noProof/>
        </w:rPr>
        <w:t xml:space="preserve"> </w:t>
      </w:r>
    </w:p>
    <w:p w14:paraId="1F8A5F03" w14:textId="1A6BB568" w:rsidR="005C3C09" w:rsidRDefault="005C3C09" w:rsidP="002B0A10">
      <w:pPr>
        <w:jc w:val="both"/>
        <w:rPr>
          <w:ins w:id="56" w:author="Gianluca Francesconi" w:date="2018-09-07T15:13:00Z"/>
          <w:noProof/>
        </w:rPr>
      </w:pPr>
    </w:p>
    <w:p w14:paraId="688C50BC" w14:textId="5F131D43" w:rsidR="00992429" w:rsidRDefault="00B86A72" w:rsidP="005C3C09">
      <w:pPr>
        <w:jc w:val="both"/>
        <w:rPr>
          <w:ins w:id="57" w:author="Gianluca Francesconi" w:date="2018-09-07T15:28:00Z"/>
          <w:lang w:eastAsia="en-US"/>
        </w:rPr>
      </w:pPr>
      <w:ins w:id="58" w:author="Gianluca Francesconi" w:date="2018-09-07T15:28:00Z">
        <w:r>
          <w:rPr>
            <w:lang w:eastAsia="en-US"/>
          </w:rPr>
          <w:t xml:space="preserve">L’esempio appena </w:t>
        </w:r>
      </w:ins>
      <w:ins w:id="59" w:author="Gianluca Francesconi" w:date="2018-09-07T15:30:00Z">
        <w:r>
          <w:rPr>
            <w:lang w:eastAsia="en-US"/>
          </w:rPr>
          <w:t>esposto</w:t>
        </w:r>
      </w:ins>
      <w:ins w:id="60" w:author="Gianluca Francesconi" w:date="2018-09-07T15:29:00Z">
        <w:r>
          <w:rPr>
            <w:lang w:eastAsia="en-US"/>
          </w:rPr>
          <w:t xml:space="preserve"> mette in evidenza le opportunità offerte da Excel</w:t>
        </w:r>
      </w:ins>
      <w:ins w:id="61" w:author="Gianluca Francesconi" w:date="2018-09-07T15:31:00Z">
        <w:r>
          <w:rPr>
            <w:lang w:eastAsia="en-US"/>
          </w:rPr>
          <w:t xml:space="preserve">, </w:t>
        </w:r>
      </w:ins>
      <w:ins w:id="62" w:author="Gianluca Francesconi" w:date="2018-09-07T15:30:00Z">
        <w:r>
          <w:rPr>
            <w:lang w:eastAsia="en-US"/>
          </w:rPr>
          <w:t>strade diverse per arrivare al medesimo risultato</w:t>
        </w:r>
      </w:ins>
      <w:ins w:id="63" w:author="Gianluca Francesconi" w:date="2018-09-07T15:31:00Z">
        <w:r>
          <w:rPr>
            <w:lang w:eastAsia="en-US"/>
          </w:rPr>
          <w:t xml:space="preserve">, facendo emergere pregi e limiti </w:t>
        </w:r>
      </w:ins>
      <w:ins w:id="64" w:author="Gianluca Francesconi" w:date="2018-09-07T15:32:00Z">
        <w:r>
          <w:rPr>
            <w:lang w:eastAsia="en-US"/>
          </w:rPr>
          <w:t xml:space="preserve">dell’una </w:t>
        </w:r>
      </w:ins>
      <w:ins w:id="65" w:author="Gianluca Francesconi" w:date="2018-09-07T15:33:00Z">
        <w:r>
          <w:rPr>
            <w:lang w:eastAsia="en-US"/>
          </w:rPr>
          <w:t>e</w:t>
        </w:r>
      </w:ins>
      <w:ins w:id="66" w:author="Gianluca Francesconi" w:date="2018-09-07T15:32:00Z">
        <w:r>
          <w:rPr>
            <w:lang w:eastAsia="en-US"/>
          </w:rPr>
          <w:t xml:space="preserve"> dell’altra soluzione</w:t>
        </w:r>
      </w:ins>
      <w:ins w:id="67" w:author="Gianluca Francesconi" w:date="2018-09-07T15:33:00Z">
        <w:r>
          <w:rPr>
            <w:lang w:eastAsia="en-US"/>
          </w:rPr>
          <w:t xml:space="preserve">; quale </w:t>
        </w:r>
      </w:ins>
      <w:ins w:id="68" w:author="Gianluca Francesconi" w:date="2018-09-07T15:34:00Z">
        <w:r>
          <w:rPr>
            <w:lang w:eastAsia="en-US"/>
          </w:rPr>
          <w:t xml:space="preserve">soluzione </w:t>
        </w:r>
      </w:ins>
      <w:ins w:id="69" w:author="Gianluca Francesconi" w:date="2018-09-07T15:33:00Z">
        <w:r>
          <w:rPr>
            <w:lang w:eastAsia="en-US"/>
          </w:rPr>
          <w:t>sarà più utile?</w:t>
        </w:r>
      </w:ins>
      <w:ins w:id="70" w:author="Gianluca Francesconi" w:date="2018-09-07T15:34:00Z">
        <w:r>
          <w:rPr>
            <w:lang w:eastAsia="en-US"/>
          </w:rPr>
          <w:t xml:space="preserve"> Quale la più flessibile?</w:t>
        </w:r>
      </w:ins>
    </w:p>
    <w:p w14:paraId="54EC5D9A" w14:textId="77777777" w:rsidR="00B86A72" w:rsidRDefault="00B86A72" w:rsidP="005C3C09">
      <w:pPr>
        <w:jc w:val="both"/>
        <w:rPr>
          <w:ins w:id="71" w:author="Gianluca Francesconi" w:date="2018-09-07T15:27:00Z"/>
          <w:lang w:eastAsia="en-US"/>
        </w:rPr>
      </w:pPr>
    </w:p>
    <w:p w14:paraId="2D96B44F" w14:textId="4EE7F56C" w:rsidR="002277B9" w:rsidRDefault="005C3C09" w:rsidP="005C3C09">
      <w:pPr>
        <w:jc w:val="both"/>
        <w:rPr>
          <w:ins w:id="72" w:author="Gianluca Francesconi" w:date="2018-09-07T15:14:00Z"/>
          <w:lang w:eastAsia="en-US"/>
        </w:rPr>
      </w:pPr>
      <w:ins w:id="73" w:author="Gianluca Francesconi" w:date="2018-09-07T15:13:00Z">
        <w:r>
          <w:rPr>
            <w:lang w:eastAsia="en-US"/>
          </w:rPr>
          <w:t>Nella prossima puntata</w:t>
        </w:r>
      </w:ins>
      <w:ins w:id="74" w:author="Gianluca Francesconi" w:date="2018-09-07T15:49:00Z">
        <w:r w:rsidR="007027C0">
          <w:rPr>
            <w:lang w:eastAsia="en-US"/>
          </w:rPr>
          <w:t xml:space="preserve">, prima di </w:t>
        </w:r>
      </w:ins>
      <w:ins w:id="75" w:author="Gianluca Francesconi" w:date="2018-09-07T15:50:00Z">
        <w:r w:rsidR="007027C0">
          <w:rPr>
            <w:lang w:eastAsia="en-US"/>
          </w:rPr>
          <w:t xml:space="preserve">tentare di </w:t>
        </w:r>
      </w:ins>
      <w:ins w:id="76" w:author="Gianluca Francesconi" w:date="2018-09-07T15:49:00Z">
        <w:r w:rsidR="007027C0" w:rsidRPr="007027C0">
          <w:rPr>
            <w:b/>
            <w:lang w:eastAsia="en-US"/>
            <w:rPrChange w:id="77" w:author="Gianluca Francesconi" w:date="2018-09-07T15:50:00Z">
              <w:rPr>
                <w:lang w:eastAsia="en-US"/>
              </w:rPr>
            </w:rPrChange>
          </w:rPr>
          <w:t>rispondere a questi ultimi due interrogativi</w:t>
        </w:r>
        <w:r w:rsidR="007027C0">
          <w:rPr>
            <w:lang w:eastAsia="en-US"/>
          </w:rPr>
          <w:t>,</w:t>
        </w:r>
      </w:ins>
      <w:ins w:id="78" w:author="Gianluca Francesconi" w:date="2018-09-07T15:13:00Z">
        <w:r>
          <w:rPr>
            <w:lang w:eastAsia="en-US"/>
          </w:rPr>
          <w:t xml:space="preserve"> proseguiremo </w:t>
        </w:r>
      </w:ins>
      <w:ins w:id="79" w:author="Gianluca Francesconi" w:date="2018-09-07T15:46:00Z">
        <w:r w:rsidR="00747E85">
          <w:rPr>
            <w:lang w:eastAsia="en-US"/>
          </w:rPr>
          <w:t>con l’</w:t>
        </w:r>
      </w:ins>
      <w:ins w:id="80" w:author="Gianluca Francesconi" w:date="2018-09-07T15:13:00Z">
        <w:r>
          <w:rPr>
            <w:lang w:eastAsia="en-US"/>
          </w:rPr>
          <w:t xml:space="preserve">utilizzo di funzioni e Tabelle Pivot </w:t>
        </w:r>
      </w:ins>
      <w:ins w:id="81" w:author="Gianluca Francesconi" w:date="2018-09-07T15:16:00Z">
        <w:r w:rsidR="002277B9">
          <w:rPr>
            <w:lang w:eastAsia="en-US"/>
          </w:rPr>
          <w:t xml:space="preserve">e, </w:t>
        </w:r>
      </w:ins>
      <w:ins w:id="82" w:author="Gianluca Francesconi" w:date="2018-09-07T15:20:00Z">
        <w:r w:rsidR="002277B9">
          <w:rPr>
            <w:rFonts w:ascii="Calibri" w:hAnsi="Calibri"/>
          </w:rPr>
          <w:t>usufruendo</w:t>
        </w:r>
      </w:ins>
      <w:ins w:id="83" w:author="Gianluca Francesconi" w:date="2018-09-07T15:14:00Z">
        <w:r w:rsidR="002277B9">
          <w:rPr>
            <w:rFonts w:ascii="Calibri" w:hAnsi="Calibri"/>
          </w:rPr>
          <w:t xml:space="preserve"> unicamente </w:t>
        </w:r>
      </w:ins>
      <w:ins w:id="84" w:author="Gianluca Francesconi" w:date="2018-09-07T15:20:00Z">
        <w:r w:rsidR="002277B9">
          <w:rPr>
            <w:rFonts w:ascii="Calibri" w:hAnsi="Calibri"/>
          </w:rPr>
          <w:t>de</w:t>
        </w:r>
      </w:ins>
      <w:ins w:id="85" w:author="Gianluca Francesconi" w:date="2018-09-07T15:21:00Z">
        <w:r w:rsidR="002277B9">
          <w:rPr>
            <w:rFonts w:ascii="Calibri" w:hAnsi="Calibri"/>
          </w:rPr>
          <w:t>gli</w:t>
        </w:r>
      </w:ins>
      <w:ins w:id="86" w:author="Gianluca Francesconi" w:date="2018-09-07T15:14:00Z">
        <w:r w:rsidR="002277B9">
          <w:rPr>
            <w:rFonts w:ascii="Calibri" w:hAnsi="Calibri"/>
          </w:rPr>
          <w:t xml:space="preserve"> strumenti e </w:t>
        </w:r>
      </w:ins>
      <w:ins w:id="87" w:author="Gianluca Francesconi" w:date="2018-09-07T15:21:00Z">
        <w:r w:rsidR="002277B9">
          <w:rPr>
            <w:rFonts w:ascii="Calibri" w:hAnsi="Calibri"/>
          </w:rPr>
          <w:t>del</w:t>
        </w:r>
      </w:ins>
      <w:ins w:id="88" w:author="Gianluca Francesconi" w:date="2018-09-07T15:14:00Z">
        <w:r w:rsidR="002277B9">
          <w:rPr>
            <w:rFonts w:ascii="Calibri" w:hAnsi="Calibri"/>
          </w:rPr>
          <w:t xml:space="preserve">le funzioni </w:t>
        </w:r>
      </w:ins>
      <w:ins w:id="89" w:author="Gianluca Francesconi" w:date="2018-09-07T15:18:00Z">
        <w:r w:rsidR="002277B9">
          <w:rPr>
            <w:rFonts w:ascii="Calibri" w:hAnsi="Calibri"/>
          </w:rPr>
          <w:t xml:space="preserve">finora </w:t>
        </w:r>
      </w:ins>
      <w:ins w:id="90" w:author="Gianluca Francesconi" w:date="2018-09-07T15:14:00Z">
        <w:r w:rsidR="002277B9">
          <w:rPr>
            <w:rFonts w:ascii="Calibri" w:hAnsi="Calibri"/>
          </w:rPr>
          <w:t>viste</w:t>
        </w:r>
      </w:ins>
      <w:ins w:id="91" w:author="Gianluca Francesconi" w:date="2018-09-07T15:16:00Z">
        <w:r w:rsidR="002277B9">
          <w:rPr>
            <w:rFonts w:ascii="Calibri" w:hAnsi="Calibri"/>
          </w:rPr>
          <w:t>, proveremo a</w:t>
        </w:r>
      </w:ins>
      <w:ins w:id="92" w:author="Gianluca Francesconi" w:date="2018-09-07T15:17:00Z">
        <w:r w:rsidR="002277B9">
          <w:rPr>
            <w:rFonts w:ascii="Calibri" w:hAnsi="Calibri"/>
          </w:rPr>
          <w:t xml:space="preserve"> </w:t>
        </w:r>
      </w:ins>
      <w:ins w:id="93" w:author="Gianluca Francesconi" w:date="2018-09-07T15:19:00Z">
        <w:r w:rsidR="002277B9">
          <w:rPr>
            <w:rFonts w:ascii="Calibri" w:hAnsi="Calibri"/>
          </w:rPr>
          <w:t xml:space="preserve">impostare e </w:t>
        </w:r>
      </w:ins>
      <w:ins w:id="94" w:author="Gianluca Francesconi" w:date="2018-09-07T15:17:00Z">
        <w:r w:rsidR="002277B9">
          <w:rPr>
            <w:rFonts w:ascii="Calibri" w:hAnsi="Calibri"/>
          </w:rPr>
          <w:t xml:space="preserve">sviluppare un </w:t>
        </w:r>
      </w:ins>
      <w:ins w:id="95" w:author="Gianluca Francesconi" w:date="2018-09-07T15:18:00Z">
        <w:r w:rsidR="002277B9">
          <w:rPr>
            <w:rFonts w:ascii="Calibri" w:hAnsi="Calibri"/>
          </w:rPr>
          <w:t xml:space="preserve">foglio di Excel che </w:t>
        </w:r>
      </w:ins>
      <w:ins w:id="96" w:author="Gianluca Francesconi" w:date="2018-09-07T15:19:00Z">
        <w:r w:rsidR="002277B9">
          <w:rPr>
            <w:rFonts w:ascii="Calibri" w:hAnsi="Calibri"/>
          </w:rPr>
          <w:t xml:space="preserve">consenta </w:t>
        </w:r>
      </w:ins>
      <w:ins w:id="97" w:author="Gianluca Francesconi" w:date="2018-09-07T15:20:00Z">
        <w:r w:rsidR="002277B9">
          <w:rPr>
            <w:rFonts w:ascii="Calibri" w:hAnsi="Calibri"/>
          </w:rPr>
          <w:t>l</w:t>
        </w:r>
      </w:ins>
      <w:ins w:id="98" w:author="Gianluca Francesconi" w:date="2018-09-07T15:19:00Z">
        <w:r w:rsidR="002277B9">
          <w:rPr>
            <w:rFonts w:ascii="Calibri" w:hAnsi="Calibri"/>
          </w:rPr>
          <w:t>’</w:t>
        </w:r>
        <w:r w:rsidR="002277B9" w:rsidRPr="00747E85">
          <w:rPr>
            <w:rFonts w:ascii="Calibri" w:hAnsi="Calibri"/>
            <w:b/>
            <w:rPrChange w:id="99" w:author="Gianluca Francesconi" w:date="2018-09-07T15:47:00Z">
              <w:rPr>
                <w:rFonts w:ascii="Calibri" w:hAnsi="Calibri"/>
              </w:rPr>
            </w:rPrChange>
          </w:rPr>
          <w:t>analisi di bilancio</w:t>
        </w:r>
      </w:ins>
      <w:ins w:id="100" w:author="Gianluca Francesconi" w:date="2018-09-07T15:46:00Z">
        <w:r w:rsidR="00747E85">
          <w:rPr>
            <w:rFonts w:ascii="Calibri" w:hAnsi="Calibri"/>
          </w:rPr>
          <w:t>;</w:t>
        </w:r>
      </w:ins>
      <w:ins w:id="101" w:author="Gianluca Francesconi" w:date="2018-09-07T15:39:00Z">
        <w:r w:rsidR="00747E85">
          <w:rPr>
            <w:rFonts w:ascii="Calibri" w:hAnsi="Calibri"/>
          </w:rPr>
          <w:t xml:space="preserve"> tutto questo </w:t>
        </w:r>
      </w:ins>
      <w:ins w:id="102" w:author="Gianluca Francesconi" w:date="2018-09-07T15:38:00Z">
        <w:r w:rsidR="00747E85">
          <w:rPr>
            <w:rFonts w:ascii="Calibri" w:hAnsi="Calibri"/>
          </w:rPr>
          <w:t>utilizzando sempre i due metodi pro</w:t>
        </w:r>
      </w:ins>
      <w:ins w:id="103" w:author="Gianluca Francesconi" w:date="2018-09-07T15:39:00Z">
        <w:r w:rsidR="00747E85">
          <w:rPr>
            <w:rFonts w:ascii="Calibri" w:hAnsi="Calibri"/>
          </w:rPr>
          <w:t xml:space="preserve">posti </w:t>
        </w:r>
      </w:ins>
      <w:ins w:id="104" w:author="Gianluca Francesconi" w:date="2018-09-07T15:40:00Z">
        <w:r w:rsidR="00747E85">
          <w:rPr>
            <w:rFonts w:ascii="Calibri" w:hAnsi="Calibri"/>
          </w:rPr>
          <w:t>nell’</w:t>
        </w:r>
      </w:ins>
      <w:ins w:id="105" w:author="Gianluca Francesconi" w:date="2018-09-07T15:39:00Z">
        <w:r w:rsidR="00747E85">
          <w:rPr>
            <w:rFonts w:ascii="Calibri" w:hAnsi="Calibri"/>
          </w:rPr>
          <w:t>esempio</w:t>
        </w:r>
      </w:ins>
      <w:ins w:id="106" w:author="Gianluca Francesconi" w:date="2018-09-07T15:40:00Z">
        <w:r w:rsidR="00747E85">
          <w:rPr>
            <w:rFonts w:ascii="Calibri" w:hAnsi="Calibri"/>
          </w:rPr>
          <w:t xml:space="preserve"> appena riportato (</w:t>
        </w:r>
      </w:ins>
      <w:ins w:id="107" w:author="Gianluca Francesconi" w:date="2018-09-07T15:41:00Z">
        <w:r w:rsidR="00747E85">
          <w:rPr>
            <w:rFonts w:ascii="Calibri" w:hAnsi="Calibri"/>
          </w:rPr>
          <w:t>il</w:t>
        </w:r>
        <w:r w:rsidR="00747E85">
          <w:t xml:space="preserve"> prim</w:t>
        </w:r>
        <w:r w:rsidR="00747E85">
          <w:t>o</w:t>
        </w:r>
        <w:r w:rsidR="00747E85">
          <w:t xml:space="preserve"> che prevede </w:t>
        </w:r>
        <w:r w:rsidR="00747E85">
          <w:t xml:space="preserve">esclusivamente </w:t>
        </w:r>
        <w:r w:rsidR="00747E85">
          <w:t xml:space="preserve">l’utilizzo delle funzioni di aggregazione, </w:t>
        </w:r>
      </w:ins>
      <w:ins w:id="108" w:author="Gianluca Francesconi" w:date="2018-09-07T15:42:00Z">
        <w:r w:rsidR="00747E85">
          <w:t>il</w:t>
        </w:r>
      </w:ins>
      <w:ins w:id="109" w:author="Gianluca Francesconi" w:date="2018-09-07T15:41:00Z">
        <w:r w:rsidR="00747E85">
          <w:t xml:space="preserve"> second</w:t>
        </w:r>
      </w:ins>
      <w:ins w:id="110" w:author="Gianluca Francesconi" w:date="2018-09-07T15:42:00Z">
        <w:r w:rsidR="00747E85">
          <w:t>o</w:t>
        </w:r>
      </w:ins>
      <w:ins w:id="111" w:author="Gianluca Francesconi" w:date="2018-09-07T15:41:00Z">
        <w:r w:rsidR="00747E85">
          <w:t xml:space="preserve"> che invece prevede l’uso e le funzionalità delle Tabelle Pivot</w:t>
        </w:r>
        <w:r w:rsidR="00747E85">
          <w:t>)</w:t>
        </w:r>
      </w:ins>
      <w:ins w:id="112" w:author="Gianluca Francesconi" w:date="2018-09-07T15:50:00Z">
        <w:r w:rsidR="007027C0">
          <w:rPr>
            <w:rFonts w:ascii="Calibri" w:hAnsi="Calibri"/>
          </w:rPr>
          <w:t>.</w:t>
        </w:r>
      </w:ins>
    </w:p>
    <w:p w14:paraId="311B1CEA" w14:textId="7A1C85B0" w:rsidR="005C3C09" w:rsidDel="002277B9" w:rsidRDefault="005C3C09" w:rsidP="002B0A10">
      <w:pPr>
        <w:jc w:val="both"/>
        <w:rPr>
          <w:del w:id="113" w:author="Gianluca Francesconi" w:date="2018-09-07T15:21:00Z"/>
          <w:noProof/>
        </w:rPr>
      </w:pPr>
    </w:p>
    <w:p w14:paraId="12D4E759" w14:textId="05527019" w:rsidR="00E2796F" w:rsidRDefault="00E2796F" w:rsidP="002B0A10">
      <w:pPr>
        <w:jc w:val="both"/>
      </w:pPr>
    </w:p>
    <w:p w14:paraId="6429D30E" w14:textId="39E0A554" w:rsidR="002B0A10" w:rsidRPr="0035141F" w:rsidDel="00E04079" w:rsidRDefault="00E2796F" w:rsidP="00E04079">
      <w:pPr>
        <w:pStyle w:val="Titolo2"/>
        <w:rPr>
          <w:del w:id="114" w:author="Roberta Nicoletti" w:date="2018-09-07T14:29:00Z"/>
          <w:highlight w:val="cyan"/>
        </w:rPr>
      </w:pPr>
      <w:del w:id="115" w:author="Roberta Nicoletti" w:date="2018-09-07T14:29:00Z">
        <w:r w:rsidRPr="0035141F" w:rsidDel="00E04079">
          <w:rPr>
            <w:highlight w:val="cyan"/>
          </w:rPr>
          <w:delText>Analisi d</w:delText>
        </w:r>
        <w:r w:rsidR="002B0A10" w:rsidRPr="0035141F" w:rsidDel="00E04079">
          <w:rPr>
            <w:highlight w:val="cyan"/>
          </w:rPr>
          <w:delText>i bilancio</w:delText>
        </w:r>
      </w:del>
    </w:p>
    <w:p w14:paraId="70511292" w14:textId="2ECBA2C1" w:rsidR="004C2CCA" w:rsidRPr="0035141F" w:rsidDel="00E04079" w:rsidRDefault="00974511">
      <w:pPr>
        <w:keepNext/>
        <w:keepLines/>
        <w:spacing w:before="40" w:line="259" w:lineRule="auto"/>
        <w:outlineLvl w:val="1"/>
        <w:rPr>
          <w:del w:id="116" w:author="Roberta Nicoletti" w:date="2018-09-07T14:29:00Z"/>
          <w:highlight w:val="cyan"/>
          <w:lang w:eastAsia="en-US"/>
        </w:rPr>
        <w:pPrChange w:id="117" w:author="Roberta Nicoletti" w:date="2018-09-07T14:29:00Z">
          <w:pPr>
            <w:jc w:val="both"/>
          </w:pPr>
        </w:pPrChange>
      </w:pPr>
      <w:del w:id="118" w:author="Roberta Nicoletti" w:date="2018-09-07T14:29:00Z">
        <w:r w:rsidRPr="0035141F" w:rsidDel="00E04079">
          <w:rPr>
            <w:highlight w:val="cyan"/>
            <w:lang w:eastAsia="en-US"/>
          </w:rPr>
          <w:delText xml:space="preserve">Oggi esistono in commercio e disponibili per il download anche gratuito una miriade di </w:delText>
        </w:r>
        <w:r w:rsidR="00E2796F" w:rsidRPr="0035141F" w:rsidDel="00E04079">
          <w:rPr>
            <w:highlight w:val="cyan"/>
            <w:lang w:eastAsia="en-US"/>
          </w:rPr>
          <w:delText xml:space="preserve">applicativi e </w:delText>
        </w:r>
        <w:r w:rsidRPr="0035141F" w:rsidDel="00E04079">
          <w:rPr>
            <w:highlight w:val="cyan"/>
            <w:lang w:eastAsia="en-US"/>
          </w:rPr>
          <w:delText xml:space="preserve">fogli di Excel che consentono l’analisi di bilancio. A mio avviso, tuttavia, </w:delText>
        </w:r>
        <w:r w:rsidRPr="0035141F" w:rsidDel="00E04079">
          <w:rPr>
            <w:b/>
            <w:highlight w:val="cyan"/>
            <w:lang w:eastAsia="en-US"/>
          </w:rPr>
          <w:delText>l’analisi di bilancio dovrebbe essere una preparazione sartoriale cucita sul cliente e un model</w:delText>
        </w:r>
        <w:r w:rsidR="00E2796F" w:rsidRPr="0035141F" w:rsidDel="00E04079">
          <w:rPr>
            <w:b/>
            <w:highlight w:val="cyan"/>
            <w:lang w:eastAsia="en-US"/>
          </w:rPr>
          <w:delText>lo predefinito non consentirà mai</w:delText>
        </w:r>
        <w:r w:rsidRPr="0035141F" w:rsidDel="00E04079">
          <w:rPr>
            <w:b/>
            <w:highlight w:val="cyan"/>
            <w:lang w:eastAsia="en-US"/>
          </w:rPr>
          <w:delText xml:space="preserve"> tale libertà</w:delText>
        </w:r>
        <w:r w:rsidRPr="0035141F" w:rsidDel="00E04079">
          <w:rPr>
            <w:highlight w:val="cyan"/>
            <w:lang w:eastAsia="en-US"/>
          </w:rPr>
          <w:delText>; meglio allora imparare, utilizzando il nostro bagaglio di conoscenze</w:delText>
        </w:r>
        <w:r w:rsidR="00E2796F" w:rsidRPr="0035141F" w:rsidDel="00E04079">
          <w:rPr>
            <w:highlight w:val="cyan"/>
            <w:lang w:eastAsia="en-US"/>
          </w:rPr>
          <w:delText>,</w:delText>
        </w:r>
        <w:r w:rsidRPr="0035141F" w:rsidDel="00E04079">
          <w:rPr>
            <w:highlight w:val="cyan"/>
            <w:lang w:eastAsia="en-US"/>
          </w:rPr>
          <w:delText xml:space="preserve"> a costruirne una da soli partendo da zero per poi adattarla di volta in volta ai casi che ci capiteranno. </w:delText>
        </w:r>
      </w:del>
    </w:p>
    <w:p w14:paraId="7B5E75F9" w14:textId="45C306D3" w:rsidR="00974511" w:rsidRPr="0035141F" w:rsidDel="00E04079" w:rsidRDefault="00E2796F">
      <w:pPr>
        <w:keepNext/>
        <w:keepLines/>
        <w:spacing w:before="40" w:line="259" w:lineRule="auto"/>
        <w:outlineLvl w:val="1"/>
        <w:rPr>
          <w:del w:id="119" w:author="Roberta Nicoletti" w:date="2018-09-07T14:29:00Z"/>
          <w:highlight w:val="cyan"/>
          <w:lang w:eastAsia="en-US"/>
        </w:rPr>
        <w:pPrChange w:id="120" w:author="Roberta Nicoletti" w:date="2018-09-07T14:29:00Z">
          <w:pPr>
            <w:jc w:val="both"/>
          </w:pPr>
        </w:pPrChange>
      </w:pPr>
      <w:del w:id="121" w:author="Roberta Nicoletti" w:date="2018-09-07T14:29:00Z">
        <w:r w:rsidRPr="0035141F" w:rsidDel="00E04079">
          <w:rPr>
            <w:highlight w:val="cyan"/>
            <w:lang w:eastAsia="en-US"/>
          </w:rPr>
          <w:delText>Sono fermamente</w:delText>
        </w:r>
        <w:r w:rsidR="00974511" w:rsidRPr="0035141F" w:rsidDel="00E04079">
          <w:rPr>
            <w:highlight w:val="cyan"/>
            <w:lang w:eastAsia="en-US"/>
          </w:rPr>
          <w:delText xml:space="preserve"> convinto che strumenti quali </w:delText>
        </w:r>
        <w:r w:rsidR="00974511" w:rsidRPr="0035141F" w:rsidDel="00E04079">
          <w:rPr>
            <w:b/>
            <w:highlight w:val="cyan"/>
            <w:lang w:eastAsia="en-US"/>
          </w:rPr>
          <w:delText xml:space="preserve">l’analisi e il controllo della gestione acquisteranno sempre più un ruolo cruciale per chi fa impresa e per chi aiuta l’imprenditore nella comprensione </w:delText>
        </w:r>
        <w:r w:rsidR="00E0171F" w:rsidRPr="0035141F" w:rsidDel="00E04079">
          <w:rPr>
            <w:b/>
            <w:highlight w:val="cyan"/>
            <w:lang w:eastAsia="en-US"/>
          </w:rPr>
          <w:delText>dei propri dati</w:delText>
        </w:r>
        <w:r w:rsidR="00E0171F" w:rsidRPr="0035141F" w:rsidDel="00E04079">
          <w:rPr>
            <w:highlight w:val="cyan"/>
            <w:lang w:eastAsia="en-US"/>
          </w:rPr>
          <w:delText xml:space="preserve"> e il controllo di gestione non può che partire dall’analisi della situazione corrente</w:delText>
        </w:r>
        <w:r w:rsidRPr="0035141F" w:rsidDel="00E04079">
          <w:rPr>
            <w:highlight w:val="cyan"/>
            <w:lang w:eastAsia="en-US"/>
          </w:rPr>
          <w:delText>,</w:delText>
        </w:r>
        <w:r w:rsidR="00E0171F" w:rsidRPr="0035141F" w:rsidDel="00E04079">
          <w:rPr>
            <w:highlight w:val="cyan"/>
            <w:lang w:eastAsia="en-US"/>
          </w:rPr>
          <w:delText xml:space="preserve"> di cui il bilancio rappresenta un elemento significativo se pur non esclusivo.</w:delText>
        </w:r>
      </w:del>
    </w:p>
    <w:p w14:paraId="4A1E24F2" w14:textId="510F3126" w:rsidR="007B21EA" w:rsidRPr="0035141F" w:rsidDel="00E04079" w:rsidRDefault="007B21EA">
      <w:pPr>
        <w:keepNext/>
        <w:keepLines/>
        <w:spacing w:before="40" w:line="259" w:lineRule="auto"/>
        <w:outlineLvl w:val="1"/>
        <w:rPr>
          <w:del w:id="122" w:author="Roberta Nicoletti" w:date="2018-09-07T14:29:00Z"/>
          <w:highlight w:val="cyan"/>
        </w:rPr>
        <w:pPrChange w:id="123" w:author="Roberta Nicoletti" w:date="2018-09-07T14:29:00Z">
          <w:pPr>
            <w:jc w:val="both"/>
          </w:pPr>
        </w:pPrChange>
      </w:pPr>
      <w:del w:id="124" w:author="Roberta Nicoletti" w:date="2018-09-07T14:29:00Z">
        <w:r w:rsidRPr="0035141F" w:rsidDel="00E04079">
          <w:rPr>
            <w:highlight w:val="cyan"/>
          </w:rPr>
          <w:delText>Il tema dell’analisi di bilancio è sicuramente molto vasto ed esula dai contenuti e dalle finalità di questo articolo, ciò che invece si vuole mostrare è, ancora una volta, un metodo da applicare per costruire qualsiasi tipo di analisi di bilancio.</w:delText>
        </w:r>
      </w:del>
    </w:p>
    <w:p w14:paraId="32FE0582" w14:textId="294ECCA9" w:rsidR="00E0171F" w:rsidRPr="0035141F" w:rsidDel="00E04079" w:rsidRDefault="00560715">
      <w:pPr>
        <w:keepNext/>
        <w:keepLines/>
        <w:spacing w:before="40" w:line="259" w:lineRule="auto"/>
        <w:outlineLvl w:val="1"/>
        <w:rPr>
          <w:del w:id="125" w:author="Roberta Nicoletti" w:date="2018-09-07T14:29:00Z"/>
          <w:highlight w:val="cyan"/>
          <w:lang w:eastAsia="en-US"/>
        </w:rPr>
        <w:pPrChange w:id="126" w:author="Roberta Nicoletti" w:date="2018-09-07T14:29:00Z">
          <w:pPr>
            <w:jc w:val="both"/>
          </w:pPr>
        </w:pPrChange>
      </w:pPr>
      <w:del w:id="127" w:author="Roberta Nicoletti" w:date="2018-09-07T14:29:00Z">
        <w:r w:rsidRPr="0035141F" w:rsidDel="00E04079">
          <w:rPr>
            <w:highlight w:val="cyan"/>
            <w:lang w:eastAsia="en-US"/>
          </w:rPr>
          <w:delText xml:space="preserve">Nelle pagine che seguono tratteremo di </w:delText>
        </w:r>
        <w:r w:rsidRPr="0035141F" w:rsidDel="00E04079">
          <w:rPr>
            <w:highlight w:val="cyan"/>
          </w:rPr>
          <w:delText>una situazione riconducibile a tutti i clienti di uno studio di commercialisti che potrà sicuramente trovare applicazione imme</w:delText>
        </w:r>
        <w:r w:rsidR="00E2796F" w:rsidRPr="0035141F" w:rsidDel="00E04079">
          <w:rPr>
            <w:highlight w:val="cyan"/>
          </w:rPr>
          <w:delText xml:space="preserve">diata in casi concreti; </w:delText>
        </w:r>
        <w:r w:rsidR="00E0171F" w:rsidRPr="0035141F" w:rsidDel="00E04079">
          <w:rPr>
            <w:highlight w:val="cyan"/>
            <w:lang w:eastAsia="en-US"/>
          </w:rPr>
          <w:delText xml:space="preserve">svilupperemo </w:delText>
        </w:r>
        <w:r w:rsidRPr="0035141F" w:rsidDel="00E04079">
          <w:rPr>
            <w:highlight w:val="cyan"/>
            <w:lang w:eastAsia="en-US"/>
          </w:rPr>
          <w:delText xml:space="preserve">prima </w:delText>
        </w:r>
        <w:r w:rsidR="00E0171F" w:rsidRPr="0035141F" w:rsidDel="00E04079">
          <w:rPr>
            <w:highlight w:val="cyan"/>
            <w:lang w:eastAsia="en-US"/>
          </w:rPr>
          <w:delText xml:space="preserve">un </w:delText>
        </w:r>
        <w:r w:rsidR="00E0171F" w:rsidRPr="0035141F" w:rsidDel="00E04079">
          <w:rPr>
            <w:b/>
            <w:highlight w:val="cyan"/>
            <w:lang w:eastAsia="en-US"/>
          </w:rPr>
          <w:delText>modello dati</w:delText>
        </w:r>
        <w:r w:rsidR="00E0171F" w:rsidRPr="0035141F" w:rsidDel="00E04079">
          <w:rPr>
            <w:highlight w:val="cyan"/>
            <w:lang w:eastAsia="en-US"/>
          </w:rPr>
          <w:delText xml:space="preserve"> e poi creeremo </w:delText>
        </w:r>
        <w:r w:rsidR="00E0171F" w:rsidRPr="0035141F" w:rsidDel="00E04079">
          <w:rPr>
            <w:b/>
            <w:highlight w:val="cyan"/>
            <w:lang w:eastAsia="en-US"/>
          </w:rPr>
          <w:delText>due distinte soluzioni</w:delText>
        </w:r>
        <w:r w:rsidR="00E0171F" w:rsidRPr="0035141F" w:rsidDel="00E04079">
          <w:rPr>
            <w:highlight w:val="cyan"/>
            <w:lang w:eastAsia="en-US"/>
          </w:rPr>
          <w:delText xml:space="preserve"> facendo ricorso </w:delText>
        </w:r>
        <w:r w:rsidR="00E2796F" w:rsidRPr="0035141F" w:rsidDel="00E04079">
          <w:rPr>
            <w:highlight w:val="cyan"/>
            <w:lang w:eastAsia="en-US"/>
          </w:rPr>
          <w:delText xml:space="preserve">nella </w:delText>
        </w:r>
        <w:r w:rsidR="00E0171F" w:rsidRPr="0035141F" w:rsidDel="00E04079">
          <w:rPr>
            <w:highlight w:val="cyan"/>
            <w:lang w:eastAsia="en-US"/>
          </w:rPr>
          <w:delText>prima alle sole funzioni di aggregazione (SOLUZIONE A) e poi alle Tabelle Pivot (SOLUZIONE B). L’intero esempio è disponibile nel Foglio Excellere in Studio6-2.</w:delText>
        </w:r>
      </w:del>
    </w:p>
    <w:p w14:paraId="3392B93F" w14:textId="705628E6" w:rsidR="002B0A10" w:rsidRPr="0035141F" w:rsidDel="00E04079" w:rsidRDefault="002B0A10">
      <w:pPr>
        <w:pStyle w:val="Titolo3"/>
        <w:spacing w:line="259" w:lineRule="auto"/>
        <w:rPr>
          <w:del w:id="128" w:author="Roberta Nicoletti" w:date="2018-09-07T14:29:00Z"/>
          <w:highlight w:val="cyan"/>
        </w:rPr>
        <w:pPrChange w:id="129" w:author="Roberta Nicoletti" w:date="2018-09-07T14:29:00Z">
          <w:pPr>
            <w:pStyle w:val="Titolo3"/>
          </w:pPr>
        </w:pPrChange>
      </w:pPr>
      <w:del w:id="130" w:author="Roberta Nicoletti" w:date="2018-09-07T14:29:00Z">
        <w:r w:rsidRPr="0035141F" w:rsidDel="00E04079">
          <w:rPr>
            <w:highlight w:val="cyan"/>
          </w:rPr>
          <w:delText>Modello dati</w:delText>
        </w:r>
      </w:del>
    </w:p>
    <w:p w14:paraId="7146A9AD" w14:textId="08BDCE92" w:rsidR="00E0171F" w:rsidRPr="0035141F" w:rsidDel="00E04079" w:rsidRDefault="00E2796F">
      <w:pPr>
        <w:keepNext/>
        <w:keepLines/>
        <w:spacing w:before="40" w:line="259" w:lineRule="auto"/>
        <w:outlineLvl w:val="1"/>
        <w:rPr>
          <w:del w:id="131" w:author="Roberta Nicoletti" w:date="2018-09-07T14:29:00Z"/>
          <w:highlight w:val="cyan"/>
        </w:rPr>
        <w:pPrChange w:id="132" w:author="Roberta Nicoletti" w:date="2018-09-07T14:29:00Z">
          <w:pPr>
            <w:jc w:val="both"/>
          </w:pPr>
        </w:pPrChange>
      </w:pPr>
      <w:del w:id="133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86912" behindDoc="1" locked="0" layoutInCell="1" allowOverlap="1" wp14:anchorId="2236019D" wp14:editId="444EED4F">
              <wp:simplePos x="0" y="0"/>
              <wp:positionH relativeFrom="column">
                <wp:posOffset>2966424</wp:posOffset>
              </wp:positionH>
              <wp:positionV relativeFrom="paragraph">
                <wp:posOffset>55087</wp:posOffset>
              </wp:positionV>
              <wp:extent cx="3425626" cy="2227119"/>
              <wp:effectExtent l="0" t="0" r="3810" b="1905"/>
              <wp:wrapTight wrapText="bothSides">
                <wp:wrapPolygon edited="0">
                  <wp:start x="0" y="0"/>
                  <wp:lineTo x="0" y="21434"/>
                  <wp:lineTo x="21504" y="21434"/>
                  <wp:lineTo x="21504" y="0"/>
                  <wp:lineTo x="0" y="0"/>
                </wp:wrapPolygon>
              </wp:wrapTight>
              <wp:docPr id="22" name="Immagin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5626" cy="22271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35141F" w:rsidDel="00E04079">
          <w:rPr>
            <w:highlight w:val="cyan"/>
          </w:rPr>
          <w:delText>Come base dei dati a</w:delText>
        </w:r>
        <w:r w:rsidR="002B0A10" w:rsidRPr="0035141F" w:rsidDel="00E04079">
          <w:rPr>
            <w:highlight w:val="cyan"/>
          </w:rPr>
          <w:delText xml:space="preserve">bbiamo </w:delText>
        </w:r>
        <w:r w:rsidR="002B0A10" w:rsidRPr="0035141F" w:rsidDel="00E04079">
          <w:rPr>
            <w:b/>
            <w:highlight w:val="cyan"/>
          </w:rPr>
          <w:delText xml:space="preserve">un </w:delText>
        </w:r>
        <w:r w:rsidR="00E0171F" w:rsidRPr="0035141F" w:rsidDel="00E04079">
          <w:rPr>
            <w:b/>
            <w:highlight w:val="cyan"/>
          </w:rPr>
          <w:delText>solo foglio BILANCI</w:delText>
        </w:r>
        <w:r w:rsidR="00E0171F"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>che contiene</w:delText>
        </w:r>
        <w:r w:rsidR="00A54059" w:rsidRPr="0035141F" w:rsidDel="00E04079">
          <w:rPr>
            <w:highlight w:val="cyan"/>
          </w:rPr>
          <w:delText>,</w:delText>
        </w:r>
        <w:r w:rsidR="002B0A10" w:rsidRPr="0035141F" w:rsidDel="00E04079">
          <w:rPr>
            <w:highlight w:val="cyan"/>
          </w:rPr>
          <w:delText xml:space="preserve"> </w:delText>
        </w:r>
        <w:r w:rsidR="00A54059" w:rsidRPr="0035141F" w:rsidDel="00E04079">
          <w:rPr>
            <w:highlight w:val="cyan"/>
          </w:rPr>
          <w:delText xml:space="preserve">nella </w:delText>
        </w:r>
        <w:r w:rsidR="00A54059" w:rsidRPr="0035141F" w:rsidDel="00E04079">
          <w:rPr>
            <w:b/>
            <w:highlight w:val="cyan"/>
          </w:rPr>
          <w:delText>Tabella Bilanci</w:delText>
        </w:r>
        <w:r w:rsidR="00A54059" w:rsidRPr="0035141F" w:rsidDel="00E04079">
          <w:rPr>
            <w:highlight w:val="cyan"/>
          </w:rPr>
          <w:delText>, i B</w:delText>
        </w:r>
        <w:r w:rsidR="002B0A10" w:rsidRPr="0035141F" w:rsidDel="00E04079">
          <w:rPr>
            <w:highlight w:val="cyan"/>
          </w:rPr>
          <w:delText>ilanci analitici degli ultimi tre eserci</w:delText>
        </w:r>
        <w:r w:rsidR="00E0171F" w:rsidRPr="0035141F" w:rsidDel="00E04079">
          <w:rPr>
            <w:highlight w:val="cyan"/>
          </w:rPr>
          <w:delText>zi</w:delText>
        </w:r>
        <w:r w:rsidR="002B0A10" w:rsidRPr="0035141F" w:rsidDel="00E04079">
          <w:rPr>
            <w:highlight w:val="cyan"/>
          </w:rPr>
          <w:delText xml:space="preserve"> struttu</w:delText>
        </w:r>
        <w:r w:rsidR="00E0171F" w:rsidRPr="0035141F" w:rsidDel="00E04079">
          <w:rPr>
            <w:highlight w:val="cyan"/>
          </w:rPr>
          <w:delText xml:space="preserve">rata in quattro colonne: </w:delText>
        </w:r>
        <w:r w:rsidR="00A54059" w:rsidRPr="0035141F" w:rsidDel="00E04079">
          <w:rPr>
            <w:b/>
            <w:highlight w:val="cyan"/>
          </w:rPr>
          <w:delText>CodConto</w:delText>
        </w:r>
        <w:r w:rsidR="002B0A10" w:rsidRPr="0035141F" w:rsidDel="00E04079">
          <w:rPr>
            <w:highlight w:val="cyan"/>
          </w:rPr>
          <w:delText xml:space="preserve">, </w:delText>
        </w:r>
        <w:r w:rsidR="00A54059" w:rsidRPr="0035141F" w:rsidDel="00E04079">
          <w:rPr>
            <w:b/>
            <w:highlight w:val="cyan"/>
          </w:rPr>
          <w:delText>Conto</w:delText>
        </w:r>
        <w:r w:rsidR="002B0A10" w:rsidRPr="0035141F" w:rsidDel="00E04079">
          <w:rPr>
            <w:highlight w:val="cyan"/>
          </w:rPr>
          <w:delText>,</w:delText>
        </w:r>
        <w:r w:rsidR="00A54059" w:rsidRPr="0035141F" w:rsidDel="00E04079">
          <w:rPr>
            <w:highlight w:val="cyan"/>
          </w:rPr>
          <w:delText xml:space="preserve"> </w:delText>
        </w:r>
        <w:r w:rsidR="00A54059" w:rsidRPr="0035141F" w:rsidDel="00E04079">
          <w:rPr>
            <w:b/>
            <w:highlight w:val="cyan"/>
          </w:rPr>
          <w:delText>I</w:delText>
        </w:r>
        <w:r w:rsidR="00E0171F" w:rsidRPr="0035141F" w:rsidDel="00E04079">
          <w:rPr>
            <w:b/>
            <w:highlight w:val="cyan"/>
          </w:rPr>
          <w:delText>mporto</w:delText>
        </w:r>
        <w:r w:rsidR="00E0171F" w:rsidRPr="0035141F" w:rsidDel="00E04079">
          <w:rPr>
            <w:highlight w:val="cyan"/>
          </w:rPr>
          <w:delText xml:space="preserve"> già con il formato (0.###,00 “D”; 0.000,00 “A”)</w:delText>
        </w:r>
        <w:r w:rsidR="00A54059" w:rsidRPr="0035141F" w:rsidDel="00E04079">
          <w:rPr>
            <w:highlight w:val="cyan"/>
          </w:rPr>
          <w:delText xml:space="preserve"> e </w:delText>
        </w:r>
        <w:r w:rsidR="00A54059" w:rsidRPr="0035141F" w:rsidDel="00E04079">
          <w:rPr>
            <w:b/>
            <w:highlight w:val="cyan"/>
          </w:rPr>
          <w:delText>Data</w:delText>
        </w:r>
        <w:r w:rsidR="00A54059" w:rsidRPr="0035141F" w:rsidDel="00E04079">
          <w:rPr>
            <w:highlight w:val="cyan"/>
          </w:rPr>
          <w:delText xml:space="preserve"> (31/12/2015, 31/12/2016, 31/12/2017)</w:delText>
        </w:r>
      </w:del>
    </w:p>
    <w:p w14:paraId="555F7486" w14:textId="467F4164" w:rsidR="00560715" w:rsidRPr="0035141F" w:rsidDel="00E04079" w:rsidRDefault="00D10D77">
      <w:pPr>
        <w:keepNext/>
        <w:keepLines/>
        <w:spacing w:before="40" w:line="259" w:lineRule="auto"/>
        <w:outlineLvl w:val="1"/>
        <w:rPr>
          <w:del w:id="134" w:author="Roberta Nicoletti" w:date="2018-09-07T14:29:00Z"/>
          <w:b/>
          <w:highlight w:val="cyan"/>
        </w:rPr>
        <w:pPrChange w:id="135" w:author="Roberta Nicoletti" w:date="2018-09-07T14:29:00Z">
          <w:pPr>
            <w:jc w:val="both"/>
          </w:pPr>
        </w:pPrChange>
      </w:pPr>
      <w:del w:id="136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63360" behindDoc="1" locked="0" layoutInCell="1" allowOverlap="1" wp14:anchorId="6545AD79" wp14:editId="446E8C17">
              <wp:simplePos x="0" y="0"/>
              <wp:positionH relativeFrom="margin">
                <wp:posOffset>-635</wp:posOffset>
              </wp:positionH>
              <wp:positionV relativeFrom="paragraph">
                <wp:posOffset>167640</wp:posOffset>
              </wp:positionV>
              <wp:extent cx="2934970" cy="3484245"/>
              <wp:effectExtent l="0" t="0" r="0" b="1905"/>
              <wp:wrapTight wrapText="bothSides">
                <wp:wrapPolygon edited="0">
                  <wp:start x="0" y="0"/>
                  <wp:lineTo x="0" y="21494"/>
                  <wp:lineTo x="21450" y="21494"/>
                  <wp:lineTo x="21450" y="0"/>
                  <wp:lineTo x="0" y="0"/>
                </wp:wrapPolygon>
              </wp:wrapTight>
              <wp:docPr id="18" name="Immagin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4970" cy="3484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052B9" w:rsidRPr="0035141F" w:rsidDel="00E04079">
          <w:rPr>
            <w:highlight w:val="cyan"/>
          </w:rPr>
          <w:delText>Per</w:delText>
        </w:r>
        <w:r w:rsidR="00560715" w:rsidRPr="0035141F" w:rsidDel="00E04079">
          <w:rPr>
            <w:highlight w:val="cyan"/>
          </w:rPr>
          <w:delText xml:space="preserve"> prima cosa dobbiamo stabilire </w:delText>
        </w:r>
        <w:r w:rsidR="00560715" w:rsidRPr="0035141F" w:rsidDel="00E04079">
          <w:rPr>
            <w:b/>
            <w:highlight w:val="cyan"/>
          </w:rPr>
          <w:delText>u</w:delText>
        </w:r>
        <w:r w:rsidR="002B0A10" w:rsidRPr="0035141F" w:rsidDel="00E04079">
          <w:rPr>
            <w:b/>
            <w:highlight w:val="cyan"/>
          </w:rPr>
          <w:delText>no schema di riclassificazione</w:delText>
        </w:r>
        <w:r w:rsidR="002B0A10" w:rsidRPr="0035141F" w:rsidDel="00E04079">
          <w:rPr>
            <w:highlight w:val="cyan"/>
          </w:rPr>
          <w:delText xml:space="preserve"> sia per il conto economico che per lo stato patrimoniale. </w:delText>
        </w:r>
        <w:r w:rsidR="00E2796F" w:rsidRPr="0035141F" w:rsidDel="00E04079">
          <w:rPr>
            <w:highlight w:val="cyan"/>
          </w:rPr>
          <w:delText>A tal proposito, h</w:delText>
        </w:r>
        <w:r w:rsidRPr="0035141F" w:rsidDel="00E04079">
          <w:rPr>
            <w:highlight w:val="cyan"/>
          </w:rPr>
          <w:delText xml:space="preserve">o </w:delText>
        </w:r>
        <w:r w:rsidR="002B0A10" w:rsidRPr="0035141F" w:rsidDel="00E04079">
          <w:rPr>
            <w:highlight w:val="cyan"/>
          </w:rPr>
          <w:delText xml:space="preserve">scelto lo schema proposto dalla circolare </w:delText>
        </w:r>
        <w:r w:rsidR="00560715" w:rsidRPr="0035141F" w:rsidDel="00E04079">
          <w:rPr>
            <w:highlight w:val="cyan"/>
          </w:rPr>
          <w:delText>3/</w:delText>
        </w:r>
        <w:r w:rsidR="002B0A10" w:rsidRPr="0035141F" w:rsidDel="00E04079">
          <w:rPr>
            <w:highlight w:val="cyan"/>
          </w:rPr>
          <w:delText>2018 del Mediocredito centrale in materia di</w:delText>
        </w:r>
        <w:r w:rsidR="009B2A1F" w:rsidRPr="0035141F" w:rsidDel="00E04079">
          <w:rPr>
            <w:highlight w:val="cyan"/>
          </w:rPr>
          <w:delText xml:space="preserve"> Specifiche tecniche per il calcolo della probabilità di inadempimento ai sensi del </w:delText>
        </w:r>
        <w:r w:rsidRPr="0035141F" w:rsidDel="00E04079">
          <w:rPr>
            <w:highlight w:val="cyan"/>
          </w:rPr>
          <w:delText xml:space="preserve">nuovo modello di </w:delText>
        </w:r>
        <w:r w:rsidR="009B2A1F" w:rsidRPr="0035141F" w:rsidDel="00E04079">
          <w:rPr>
            <w:highlight w:val="cyan"/>
          </w:rPr>
          <w:delText>valutazione del Fondo</w:delText>
        </w:r>
        <w:r w:rsidR="002B0A10" w:rsidRPr="0035141F" w:rsidDel="00E04079">
          <w:rPr>
            <w:highlight w:val="cyan"/>
          </w:rPr>
          <w:delText xml:space="preserve"> </w:delText>
        </w:r>
        <w:r w:rsidR="009B2A1F" w:rsidRPr="0035141F" w:rsidDel="00E04079">
          <w:rPr>
            <w:highlight w:val="cyan"/>
          </w:rPr>
          <w:delText xml:space="preserve">di garanzia, </w:delText>
        </w:r>
        <w:r w:rsidR="00560715" w:rsidRPr="0035141F" w:rsidDel="00E04079">
          <w:rPr>
            <w:highlight w:val="cyan"/>
          </w:rPr>
          <w:delText>ma</w:delText>
        </w:r>
        <w:r w:rsidR="00E2796F" w:rsidRPr="0035141F" w:rsidDel="00E04079">
          <w:rPr>
            <w:highlight w:val="cyan"/>
          </w:rPr>
          <w:delText>, una volta compresa la tecnica,</w:delText>
        </w:r>
        <w:r w:rsidR="00560715" w:rsidRPr="0035141F" w:rsidDel="00E04079">
          <w:rPr>
            <w:highlight w:val="cyan"/>
          </w:rPr>
          <w:delText xml:space="preserve"> potrete </w:delText>
        </w:r>
        <w:r w:rsidR="00E2796F" w:rsidRPr="0035141F" w:rsidDel="00E04079">
          <w:rPr>
            <w:highlight w:val="cyan"/>
          </w:rPr>
          <w:delText xml:space="preserve">sostituire il modello con </w:delText>
        </w:r>
        <w:r w:rsidR="00560715" w:rsidRPr="0035141F" w:rsidDel="00E04079">
          <w:rPr>
            <w:highlight w:val="cyan"/>
          </w:rPr>
          <w:delText>qualsiasi schema di riclassificazione (CEE, a costo del venduto, a margini di contribuzione, gestionale ecc …)</w:delText>
        </w:r>
        <w:r w:rsidRPr="0035141F" w:rsidDel="00E04079">
          <w:rPr>
            <w:highlight w:val="cyan"/>
          </w:rPr>
          <w:delText>.</w:delText>
        </w:r>
        <w:r w:rsidR="00560715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b/>
            <w:highlight w:val="cyan"/>
          </w:rPr>
          <w:delText>Un valore aggiunto apprezzabile da fornire al nostro cliente potrebbe essere proprio quello di stabilire di comune accordo lo schema che meglio è in grado di rappresentare l’azienda.</w:delText>
        </w:r>
      </w:del>
    </w:p>
    <w:p w14:paraId="22FB9042" w14:textId="4906B235" w:rsidR="00417AC0" w:rsidRPr="0035141F" w:rsidDel="00E04079" w:rsidRDefault="00417AC0">
      <w:pPr>
        <w:keepNext/>
        <w:keepLines/>
        <w:spacing w:before="40" w:line="259" w:lineRule="auto"/>
        <w:outlineLvl w:val="1"/>
        <w:rPr>
          <w:del w:id="137" w:author="Roberta Nicoletti" w:date="2018-09-07T14:29:00Z"/>
          <w:b/>
          <w:highlight w:val="cyan"/>
        </w:rPr>
        <w:pPrChange w:id="138" w:author="Roberta Nicoletti" w:date="2018-09-07T14:29:00Z">
          <w:pPr>
            <w:jc w:val="both"/>
          </w:pPr>
        </w:pPrChange>
      </w:pPr>
      <w:del w:id="139" w:author="Roberta Nicoletti" w:date="2018-09-07T14:29:00Z">
        <w:r w:rsidRPr="0035141F" w:rsidDel="00E04079">
          <w:rPr>
            <w:highlight w:val="cyan"/>
          </w:rPr>
          <w:delText>Da un punto di vista tecnico, l</w:delText>
        </w:r>
        <w:r w:rsidR="002B0A10" w:rsidRPr="0035141F" w:rsidDel="00E04079">
          <w:rPr>
            <w:highlight w:val="cyan"/>
          </w:rPr>
          <w:delText xml:space="preserve">a riclassificazione di bilancio </w:delText>
        </w:r>
        <w:r w:rsidR="00D10D77" w:rsidRPr="0035141F" w:rsidDel="00E04079">
          <w:rPr>
            <w:highlight w:val="cyan"/>
          </w:rPr>
          <w:delText xml:space="preserve">assomiglia molto al </w:delText>
        </w:r>
        <w:r w:rsidR="002B0A10" w:rsidRPr="0035141F" w:rsidDel="00E04079">
          <w:rPr>
            <w:highlight w:val="cyan"/>
          </w:rPr>
          <w:delText xml:space="preserve">metodo già utilizzato per </w:delText>
        </w:r>
        <w:r w:rsidRPr="0035141F" w:rsidDel="00E04079">
          <w:rPr>
            <w:highlight w:val="cyan"/>
          </w:rPr>
          <w:delText xml:space="preserve">la compilazione del </w:delText>
        </w:r>
        <w:r w:rsidR="00D10D77" w:rsidRPr="0035141F" w:rsidDel="00E04079">
          <w:rPr>
            <w:highlight w:val="cyan"/>
          </w:rPr>
          <w:delText xml:space="preserve">quadro RF della dichiarazione: </w:delText>
        </w:r>
        <w:r w:rsidR="00A340E3" w:rsidRPr="0035141F" w:rsidDel="00E04079">
          <w:rPr>
            <w:highlight w:val="cyan"/>
          </w:rPr>
          <w:delText xml:space="preserve">aggiungiamo una colonna </w:delText>
        </w:r>
        <w:r w:rsidR="00A340E3" w:rsidRPr="0035141F" w:rsidDel="00E04079">
          <w:rPr>
            <w:b/>
            <w:highlight w:val="cyan"/>
          </w:rPr>
          <w:delText>CodIns</w:delText>
        </w:r>
        <w:r w:rsidR="00A340E3" w:rsidRPr="0035141F" w:rsidDel="00E04079">
          <w:rPr>
            <w:highlight w:val="cyan"/>
          </w:rPr>
          <w:delText xml:space="preserve"> (codice inserito) in cui indicare </w:delText>
        </w:r>
        <w:r w:rsidRPr="0035141F" w:rsidDel="00E04079">
          <w:rPr>
            <w:highlight w:val="cyan"/>
          </w:rPr>
          <w:delText>una voce tra quelle riportate nello schema di riclassificazione</w:delText>
        </w:r>
        <w:r w:rsidR="00D10D77" w:rsidRPr="0035141F" w:rsidDel="00E04079">
          <w:rPr>
            <w:highlight w:val="cyan"/>
          </w:rPr>
          <w:delText xml:space="preserve"> presente sul foglio Analisi nell’intervallo A2:A46. La </w:delText>
        </w:r>
        <w:r w:rsidR="00D10D77" w:rsidRPr="0035141F" w:rsidDel="00E04079">
          <w:rPr>
            <w:b/>
            <w:highlight w:val="cyan"/>
          </w:rPr>
          <w:delText>Tabella Bilanci</w:delText>
        </w:r>
        <w:r w:rsidR="00D10D77" w:rsidRPr="0035141F" w:rsidDel="00E04079">
          <w:rPr>
            <w:highlight w:val="cyan"/>
          </w:rPr>
          <w:delText xml:space="preserve"> contiene però ben 718 record (righe) e riclassificarle una alla volta potrebbe richiedere troppo tempo. Dobbiamo allora fare in modo</w:delText>
        </w:r>
        <w:r w:rsidR="00A340E3" w:rsidRPr="0035141F" w:rsidDel="00E04079">
          <w:rPr>
            <w:highlight w:val="cyan"/>
          </w:rPr>
          <w:delText xml:space="preserve"> </w:delText>
        </w:r>
        <w:r w:rsidR="00E2796F" w:rsidRPr="0035141F" w:rsidDel="00E04079">
          <w:rPr>
            <w:highlight w:val="cyan"/>
          </w:rPr>
          <w:delText>(</w:delText>
        </w:r>
        <w:r w:rsidR="00A340E3" w:rsidRPr="0035141F" w:rsidDel="00E04079">
          <w:rPr>
            <w:highlight w:val="cyan"/>
          </w:rPr>
          <w:delText>come prescritto dalla regola n. 10</w:delText>
        </w:r>
        <w:r w:rsidR="00E2796F" w:rsidRPr="0035141F" w:rsidDel="00E04079">
          <w:rPr>
            <w:highlight w:val="cyan"/>
          </w:rPr>
          <w:delText>)</w:delText>
        </w:r>
        <w:r w:rsidR="00A340E3" w:rsidRPr="0035141F" w:rsidDel="00E04079">
          <w:rPr>
            <w:highlight w:val="cyan"/>
          </w:rPr>
          <w:delText xml:space="preserve"> di </w:delText>
        </w:r>
        <w:r w:rsidR="00A340E3" w:rsidRPr="0035141F" w:rsidDel="00E04079">
          <w:rPr>
            <w:b/>
            <w:highlight w:val="cyan"/>
          </w:rPr>
          <w:delText>non ripetere le imputazioni già eseguite</w:delText>
        </w:r>
        <w:r w:rsidR="003052B9" w:rsidRPr="0035141F" w:rsidDel="00E04079">
          <w:rPr>
            <w:b/>
            <w:highlight w:val="cyan"/>
          </w:rPr>
          <w:delText>,</w:delText>
        </w:r>
        <w:r w:rsidR="00A340E3" w:rsidRPr="0035141F" w:rsidDel="00E04079">
          <w:rPr>
            <w:b/>
            <w:highlight w:val="cyan"/>
          </w:rPr>
          <w:delText xml:space="preserve"> riclassificando ciascun conto una sola volta.</w:delText>
        </w:r>
      </w:del>
    </w:p>
    <w:p w14:paraId="13E48713" w14:textId="20EF7E9C" w:rsidR="00D10D77" w:rsidRPr="0035141F" w:rsidDel="00E04079" w:rsidRDefault="00D10D77">
      <w:pPr>
        <w:keepNext/>
        <w:keepLines/>
        <w:spacing w:before="40" w:line="259" w:lineRule="auto"/>
        <w:outlineLvl w:val="1"/>
        <w:rPr>
          <w:del w:id="140" w:author="Roberta Nicoletti" w:date="2018-09-07T14:29:00Z"/>
          <w:highlight w:val="cyan"/>
        </w:rPr>
        <w:pPrChange w:id="141" w:author="Roberta Nicoletti" w:date="2018-09-07T14:29:00Z">
          <w:pPr>
            <w:jc w:val="both"/>
          </w:pPr>
        </w:pPrChange>
      </w:pPr>
    </w:p>
    <w:p w14:paraId="73804E53" w14:textId="137DF99D" w:rsidR="00503324" w:rsidRPr="0035141F" w:rsidDel="00E04079" w:rsidRDefault="00503324">
      <w:pPr>
        <w:keepNext/>
        <w:keepLines/>
        <w:spacing w:before="40" w:line="259" w:lineRule="auto"/>
        <w:outlineLvl w:val="1"/>
        <w:rPr>
          <w:del w:id="142" w:author="Roberta Nicoletti" w:date="2018-09-07T14:29:00Z"/>
          <w:highlight w:val="cyan"/>
        </w:rPr>
        <w:pPrChange w:id="143" w:author="Roberta Nicoletti" w:date="2018-09-07T14:29:00Z">
          <w:pPr>
            <w:jc w:val="both"/>
          </w:pPr>
        </w:pPrChange>
      </w:pPr>
      <w:del w:id="144" w:author="Roberta Nicoletti" w:date="2018-09-07T14:29:00Z">
        <w:r w:rsidRPr="0035141F" w:rsidDel="00E04079">
          <w:rPr>
            <w:highlight w:val="cyan"/>
          </w:rPr>
          <w:delText>Per il periodo 31/12/2015 il problema non si pone: tutti i codici appaiono per la prima volta, si tratta solo di inserire la corrett</w:delText>
        </w:r>
        <w:r w:rsidR="005924CC" w:rsidRPr="0035141F" w:rsidDel="00E04079">
          <w:rPr>
            <w:highlight w:val="cyan"/>
          </w:rPr>
          <w:delText>a riclassificazione. P</w:delText>
        </w:r>
        <w:r w:rsidRPr="0035141F" w:rsidDel="00E04079">
          <w:rPr>
            <w:highlight w:val="cyan"/>
          </w:rPr>
          <w:delText xml:space="preserve">er gli esercizi successivi </w:delText>
        </w:r>
        <w:r w:rsidR="005924CC" w:rsidRPr="0035141F" w:rsidDel="00E04079">
          <w:rPr>
            <w:highlight w:val="cyan"/>
          </w:rPr>
          <w:delText xml:space="preserve">dovremo fare in modo che </w:delText>
        </w:r>
        <w:r w:rsidR="005924CC" w:rsidRPr="0035141F" w:rsidDel="00E04079">
          <w:rPr>
            <w:b/>
            <w:highlight w:val="cyan"/>
          </w:rPr>
          <w:delText>se il conto è stato già riclassificato in precedenza venga suggerita la precedente riclassificazione.</w:delText>
        </w:r>
      </w:del>
    </w:p>
    <w:p w14:paraId="0542D191" w14:textId="49DF8C08" w:rsidR="005924CC" w:rsidRPr="0035141F" w:rsidDel="00E04079" w:rsidRDefault="002B0A10">
      <w:pPr>
        <w:keepNext/>
        <w:keepLines/>
        <w:spacing w:before="40" w:line="259" w:lineRule="auto"/>
        <w:outlineLvl w:val="1"/>
        <w:rPr>
          <w:del w:id="145" w:author="Roberta Nicoletti" w:date="2018-09-07T14:29:00Z"/>
          <w:highlight w:val="cyan"/>
        </w:rPr>
        <w:pPrChange w:id="146" w:author="Roberta Nicoletti" w:date="2018-09-07T14:29:00Z">
          <w:pPr>
            <w:jc w:val="both"/>
          </w:pPr>
        </w:pPrChange>
      </w:pPr>
      <w:del w:id="147" w:author="Roberta Nicoletti" w:date="2018-09-07T14:29:00Z">
        <w:r w:rsidRPr="0035141F" w:rsidDel="00E04079">
          <w:rPr>
            <w:highlight w:val="cyan"/>
          </w:rPr>
          <w:delText xml:space="preserve">Cominciamo con l’inserire </w:delText>
        </w:r>
        <w:r w:rsidR="00503324" w:rsidRPr="0035141F" w:rsidDel="00E04079">
          <w:rPr>
            <w:highlight w:val="cyan"/>
          </w:rPr>
          <w:delText xml:space="preserve">due </w:delText>
        </w:r>
        <w:r w:rsidR="00A340E3" w:rsidRPr="0035141F" w:rsidDel="00E04079">
          <w:rPr>
            <w:highlight w:val="cyan"/>
          </w:rPr>
          <w:delText xml:space="preserve">colonne che chiameremo </w:delText>
        </w:r>
        <w:r w:rsidR="00A340E3" w:rsidRPr="0035141F" w:rsidDel="00E04079">
          <w:rPr>
            <w:b/>
            <w:highlight w:val="cyan"/>
          </w:rPr>
          <w:delText>CodSugg</w:delText>
        </w:r>
        <w:r w:rsidR="00A340E3" w:rsidRPr="0035141F" w:rsidDel="00E04079">
          <w:rPr>
            <w:highlight w:val="cyan"/>
          </w:rPr>
          <w:delText xml:space="preserve"> (codice suggerito)</w:delText>
        </w:r>
        <w:r w:rsidRPr="0035141F" w:rsidDel="00E04079">
          <w:rPr>
            <w:highlight w:val="cyan"/>
          </w:rPr>
          <w:delText xml:space="preserve"> e </w:delText>
        </w:r>
        <w:r w:rsidR="00A340E3" w:rsidRPr="0035141F" w:rsidDel="00E04079">
          <w:rPr>
            <w:b/>
            <w:highlight w:val="cyan"/>
          </w:rPr>
          <w:delText>CodDef</w:delText>
        </w:r>
        <w:r w:rsidR="00A340E3" w:rsidRPr="0035141F" w:rsidDel="00E04079">
          <w:rPr>
            <w:highlight w:val="cyan"/>
          </w:rPr>
          <w:delText xml:space="preserve"> (codice </w:delText>
        </w:r>
        <w:r w:rsidR="000C528B" w:rsidRPr="0035141F" w:rsidDel="00E04079">
          <w:rPr>
            <w:highlight w:val="cyan"/>
          </w:rPr>
          <w:delText>definitivo)</w:delText>
        </w:r>
        <w:r w:rsidRPr="0035141F" w:rsidDel="00E04079">
          <w:rPr>
            <w:highlight w:val="cyan"/>
          </w:rPr>
          <w:delText xml:space="preserve">. </w:delText>
        </w:r>
      </w:del>
    </w:p>
    <w:p w14:paraId="0535EB7E" w14:textId="7808B600" w:rsidR="005924CC" w:rsidRPr="0035141F" w:rsidDel="00E04079" w:rsidRDefault="005924CC">
      <w:pPr>
        <w:keepNext/>
        <w:keepLines/>
        <w:spacing w:before="40" w:line="259" w:lineRule="auto"/>
        <w:outlineLvl w:val="1"/>
        <w:rPr>
          <w:del w:id="148" w:author="Roberta Nicoletti" w:date="2018-09-07T14:29:00Z"/>
          <w:highlight w:val="cyan"/>
        </w:rPr>
        <w:pPrChange w:id="149" w:author="Roberta Nicoletti" w:date="2018-09-07T14:29:00Z">
          <w:pPr>
            <w:jc w:val="both"/>
          </w:pPr>
        </w:pPrChange>
      </w:pPr>
      <w:del w:id="150" w:author="Roberta Nicoletti" w:date="2018-09-07T14:29:00Z">
        <w:r w:rsidRPr="0035141F" w:rsidDel="00E04079">
          <w:rPr>
            <w:highlight w:val="cyan"/>
          </w:rPr>
          <w:delText>L</w:delText>
        </w:r>
        <w:r w:rsidR="002B0A10" w:rsidRPr="0035141F" w:rsidDel="00E04079">
          <w:rPr>
            <w:highlight w:val="cyan"/>
          </w:rPr>
          <w:delText xml:space="preserve">a formula da inserire nel </w:delText>
        </w:r>
        <w:r w:rsidR="00AD1DD5" w:rsidRPr="0035141F" w:rsidDel="00E04079">
          <w:rPr>
            <w:highlight w:val="cyan"/>
          </w:rPr>
          <w:delText xml:space="preserve">campo relativo al </w:delText>
        </w:r>
        <w:r w:rsidR="002B0A10" w:rsidRPr="0035141F" w:rsidDel="00E04079">
          <w:rPr>
            <w:highlight w:val="cyan"/>
          </w:rPr>
          <w:delText xml:space="preserve">codice suggerito sfrutterà la funzione </w:delText>
        </w:r>
        <w:r w:rsidRPr="0035141F" w:rsidDel="00E04079">
          <w:rPr>
            <w:highlight w:val="cyan"/>
          </w:rPr>
          <w:delText>CERCA.VERT()</w:delText>
        </w:r>
        <w:r w:rsidR="002B0A10" w:rsidRPr="0035141F" w:rsidDel="00E04079">
          <w:rPr>
            <w:highlight w:val="cyan"/>
          </w:rPr>
          <w:delText xml:space="preserve"> assumendo la seguente sintassi</w:delText>
        </w:r>
        <w:r w:rsidRPr="0035141F" w:rsidDel="00E04079">
          <w:rPr>
            <w:highlight w:val="cyan"/>
          </w:rPr>
          <w:delText>:</w:delText>
        </w:r>
        <w:r w:rsidR="002B0A10" w:rsidRPr="0035141F" w:rsidDel="00E04079">
          <w:rPr>
            <w:highlight w:val="cyan"/>
          </w:rPr>
          <w:delText xml:space="preserve"> </w:delText>
        </w:r>
      </w:del>
    </w:p>
    <w:p w14:paraId="0A258AF3" w14:textId="013B10DF" w:rsidR="00A54059" w:rsidRPr="0035141F" w:rsidDel="00E04079" w:rsidRDefault="00A54059">
      <w:pPr>
        <w:keepNext/>
        <w:keepLines/>
        <w:spacing w:before="40" w:line="259" w:lineRule="auto"/>
        <w:outlineLvl w:val="1"/>
        <w:rPr>
          <w:del w:id="151" w:author="Roberta Nicoletti" w:date="2018-09-07T14:29:00Z"/>
          <w:highlight w:val="cyan"/>
        </w:rPr>
        <w:pPrChange w:id="152" w:author="Roberta Nicoletti" w:date="2018-09-07T14:29:00Z">
          <w:pPr>
            <w:jc w:val="both"/>
          </w:pPr>
        </w:pPrChange>
      </w:pPr>
    </w:p>
    <w:p w14:paraId="3CF0F7FC" w14:textId="040023E2" w:rsidR="00A54059" w:rsidRPr="0035141F" w:rsidDel="00E04079" w:rsidRDefault="00A54059">
      <w:pPr>
        <w:keepNext/>
        <w:keepLines/>
        <w:spacing w:before="40" w:line="259" w:lineRule="auto"/>
        <w:outlineLvl w:val="1"/>
        <w:rPr>
          <w:del w:id="153" w:author="Roberta Nicoletti" w:date="2018-09-07T14:29:00Z"/>
          <w:highlight w:val="cyan"/>
        </w:rPr>
        <w:pPrChange w:id="154" w:author="Roberta Nicoletti" w:date="2018-09-07T14:29:00Z">
          <w:pPr>
            <w:jc w:val="both"/>
          </w:pPr>
        </w:pPrChange>
      </w:pPr>
      <w:del w:id="155" w:author="Roberta Nicoletti" w:date="2018-09-07T14:29:00Z">
        <w:r w:rsidRPr="0035141F" w:rsidDel="00E04079">
          <w:rPr>
            <w:highlight w:val="cyan"/>
          </w:rPr>
          <w:delText>=+CERCA.VERT([@Cod];Bilanci[[Cod]:[CodIns]];5;0)</w:delText>
        </w:r>
      </w:del>
    </w:p>
    <w:p w14:paraId="2311C44A" w14:textId="146D3FE3" w:rsidR="00A54059" w:rsidRPr="0035141F" w:rsidDel="00E04079" w:rsidRDefault="00A54059">
      <w:pPr>
        <w:keepNext/>
        <w:keepLines/>
        <w:spacing w:before="40" w:line="259" w:lineRule="auto"/>
        <w:outlineLvl w:val="1"/>
        <w:rPr>
          <w:del w:id="156" w:author="Roberta Nicoletti" w:date="2018-09-07T14:29:00Z"/>
          <w:noProof/>
          <w:highlight w:val="cyan"/>
        </w:rPr>
        <w:pPrChange w:id="157" w:author="Roberta Nicoletti" w:date="2018-09-07T14:29:00Z">
          <w:pPr>
            <w:jc w:val="both"/>
          </w:pPr>
        </w:pPrChange>
      </w:pPr>
    </w:p>
    <w:p w14:paraId="31445569" w14:textId="20BBD1C3" w:rsidR="00A54059" w:rsidRPr="0035141F" w:rsidDel="00E04079" w:rsidRDefault="00A54059">
      <w:pPr>
        <w:keepNext/>
        <w:keepLines/>
        <w:spacing w:before="40" w:line="259" w:lineRule="auto"/>
        <w:outlineLvl w:val="1"/>
        <w:rPr>
          <w:del w:id="158" w:author="Roberta Nicoletti" w:date="2018-09-07T14:29:00Z"/>
          <w:highlight w:val="cyan"/>
        </w:rPr>
        <w:pPrChange w:id="159" w:author="Roberta Nicoletti" w:date="2018-09-07T14:29:00Z">
          <w:pPr>
            <w:jc w:val="both"/>
          </w:pPr>
        </w:pPrChange>
      </w:pPr>
      <w:del w:id="16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D1FCA19" wp14:editId="1C6E9A9D">
              <wp:extent cx="6120130" cy="1640205"/>
              <wp:effectExtent l="0" t="0" r="0" b="0"/>
              <wp:docPr id="21" name="Immagin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6402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D60DA90" w14:textId="3B327DF8" w:rsidR="005924CC" w:rsidRPr="0035141F" w:rsidDel="00E04079" w:rsidRDefault="005924CC">
      <w:pPr>
        <w:keepNext/>
        <w:keepLines/>
        <w:spacing w:before="40" w:line="259" w:lineRule="auto"/>
        <w:outlineLvl w:val="1"/>
        <w:rPr>
          <w:del w:id="161" w:author="Roberta Nicoletti" w:date="2018-09-07T14:29:00Z"/>
          <w:highlight w:val="cyan"/>
        </w:rPr>
        <w:pPrChange w:id="162" w:author="Roberta Nicoletti" w:date="2018-09-07T14:29:00Z">
          <w:pPr>
            <w:jc w:val="both"/>
          </w:pPr>
        </w:pPrChange>
      </w:pPr>
    </w:p>
    <w:p w14:paraId="281BE334" w14:textId="5FC0D974" w:rsidR="00AD1DD5" w:rsidRPr="0035141F" w:rsidDel="00E04079" w:rsidRDefault="00EB284A">
      <w:pPr>
        <w:keepNext/>
        <w:keepLines/>
        <w:spacing w:before="40" w:line="259" w:lineRule="auto"/>
        <w:outlineLvl w:val="1"/>
        <w:rPr>
          <w:del w:id="163" w:author="Roberta Nicoletti" w:date="2018-09-07T14:29:00Z"/>
          <w:highlight w:val="cyan"/>
        </w:rPr>
        <w:pPrChange w:id="164" w:author="Roberta Nicoletti" w:date="2018-09-07T14:29:00Z">
          <w:pPr>
            <w:jc w:val="both"/>
          </w:pPr>
        </w:pPrChange>
      </w:pPr>
      <w:del w:id="165" w:author="Roberta Nicoletti" w:date="2018-09-07T14:29:00Z">
        <w:r w:rsidRPr="0035141F" w:rsidDel="00E04079">
          <w:rPr>
            <w:highlight w:val="cyan"/>
          </w:rPr>
          <w:delText xml:space="preserve">La formula </w:delText>
        </w:r>
        <w:r w:rsidR="002B0A10" w:rsidRPr="0035141F" w:rsidDel="00E04079">
          <w:rPr>
            <w:b/>
            <w:highlight w:val="cyan"/>
          </w:rPr>
          <w:delText>cerca</w:delText>
        </w:r>
        <w:r w:rsidR="002B0A10" w:rsidRPr="0035141F" w:rsidDel="00E04079">
          <w:rPr>
            <w:highlight w:val="cyan"/>
          </w:rPr>
          <w:delText xml:space="preserve"> per il </w:delText>
        </w:r>
        <w:r w:rsidRPr="0035141F" w:rsidDel="00E04079">
          <w:rPr>
            <w:b/>
            <w:highlight w:val="cyan"/>
          </w:rPr>
          <w:delText>Cod</w:delText>
        </w:r>
        <w:r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 xml:space="preserve">corrente la riclassificazione che è stata inserita per la prima volta </w:delText>
        </w:r>
        <w:r w:rsidR="001E09F8" w:rsidRPr="0035141F" w:rsidDel="00E04079">
          <w:rPr>
            <w:highlight w:val="cyan"/>
          </w:rPr>
          <w:delText xml:space="preserve">nella colonna </w:delText>
        </w:r>
        <w:r w:rsidR="001E09F8" w:rsidRPr="0035141F" w:rsidDel="00E04079">
          <w:rPr>
            <w:b/>
            <w:highlight w:val="cyan"/>
          </w:rPr>
          <w:delText>CodIns</w:delText>
        </w:r>
        <w:r w:rsidR="001E09F8" w:rsidRPr="0035141F" w:rsidDel="00E04079">
          <w:rPr>
            <w:highlight w:val="cyan"/>
          </w:rPr>
          <w:delText xml:space="preserve"> </w:delText>
        </w:r>
        <w:r w:rsidR="00AD1DD5" w:rsidRPr="0035141F" w:rsidDel="00E04079">
          <w:rPr>
            <w:highlight w:val="cyan"/>
          </w:rPr>
          <w:delText>(</w:delText>
        </w:r>
        <w:r w:rsidR="001E09F8" w:rsidRPr="0035141F" w:rsidDel="00E04079">
          <w:rPr>
            <w:highlight w:val="cyan"/>
          </w:rPr>
          <w:delText>che corris</w:delText>
        </w:r>
        <w:r w:rsidR="00A54059" w:rsidRPr="0035141F" w:rsidDel="00E04079">
          <w:rPr>
            <w:highlight w:val="cyan"/>
          </w:rPr>
          <w:delText xml:space="preserve">ponde alla </w:delText>
        </w:r>
        <w:r w:rsidRPr="0035141F" w:rsidDel="00E04079">
          <w:rPr>
            <w:highlight w:val="cyan"/>
          </w:rPr>
          <w:delText xml:space="preserve">quinta </w:delText>
        </w:r>
        <w:r w:rsidR="00A54059" w:rsidRPr="0035141F" w:rsidDel="00E04079">
          <w:rPr>
            <w:highlight w:val="cyan"/>
          </w:rPr>
          <w:delText>colonna</w:delText>
        </w:r>
        <w:r w:rsidRPr="0035141F" w:rsidDel="00E04079">
          <w:rPr>
            <w:highlight w:val="cyan"/>
          </w:rPr>
          <w:delText xml:space="preserve"> partendo da Cod</w:delText>
        </w:r>
        <w:r w:rsidR="00AD1DD5" w:rsidRPr="0035141F" w:rsidDel="00E04079">
          <w:rPr>
            <w:highlight w:val="cyan"/>
          </w:rPr>
          <w:delText xml:space="preserve">). </w:delText>
        </w:r>
        <w:r w:rsidR="002B0A10" w:rsidRPr="0035141F" w:rsidDel="00E04079">
          <w:rPr>
            <w:highlight w:val="cyan"/>
          </w:rPr>
          <w:delText>Si noti che l’</w:delText>
        </w:r>
        <w:r w:rsidR="002B0A10" w:rsidRPr="0035141F" w:rsidDel="00E04079">
          <w:rPr>
            <w:i/>
            <w:highlight w:val="cyan"/>
          </w:rPr>
          <w:delText>intervallo matrice</w:delText>
        </w:r>
        <w:r w:rsidR="002B0A10" w:rsidRPr="0035141F" w:rsidDel="00E04079">
          <w:rPr>
            <w:highlight w:val="cyan"/>
          </w:rPr>
          <w:delText xml:space="preserve"> si interrompe al campo</w:delText>
        </w:r>
        <w:r w:rsidR="00AD1DD5" w:rsidRPr="0035141F" w:rsidDel="00E04079">
          <w:rPr>
            <w:highlight w:val="cyan"/>
          </w:rPr>
          <w:delText xml:space="preserve"> </w:delText>
        </w:r>
        <w:r w:rsidR="00AD1DD5" w:rsidRPr="0035141F" w:rsidDel="00E04079">
          <w:rPr>
            <w:b/>
            <w:highlight w:val="cyan"/>
          </w:rPr>
          <w:delText>CodIns:</w:delText>
        </w:r>
        <w:r w:rsidR="00AD1DD5" w:rsidRPr="0035141F" w:rsidDel="00E04079">
          <w:rPr>
            <w:highlight w:val="cyan"/>
          </w:rPr>
          <w:delText xml:space="preserve"> se avessimo preso tutta la </w:delText>
        </w:r>
        <w:r w:rsidR="00AD1DD5" w:rsidRPr="0035141F" w:rsidDel="00E04079">
          <w:rPr>
            <w:b/>
            <w:highlight w:val="cyan"/>
          </w:rPr>
          <w:delText>T</w:delText>
        </w:r>
        <w:r w:rsidR="002B0A10" w:rsidRPr="0035141F" w:rsidDel="00E04079">
          <w:rPr>
            <w:b/>
            <w:highlight w:val="cyan"/>
          </w:rPr>
          <w:delText xml:space="preserve">abella </w:delText>
        </w:r>
        <w:r w:rsidR="00AD1DD5" w:rsidRPr="0035141F" w:rsidDel="00E04079">
          <w:rPr>
            <w:b/>
            <w:highlight w:val="cyan"/>
          </w:rPr>
          <w:delText>Bilanci</w:delText>
        </w:r>
        <w:r w:rsidR="00AD1DD5"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 xml:space="preserve">avremmo causato </w:delText>
        </w:r>
        <w:r w:rsidR="002B0A10" w:rsidRPr="0035141F" w:rsidDel="00E04079">
          <w:rPr>
            <w:b/>
            <w:highlight w:val="cyan"/>
          </w:rPr>
          <w:delText>un riferimento circolare</w:delText>
        </w:r>
        <w:r w:rsidR="00AD1DD5" w:rsidRPr="0035141F" w:rsidDel="00E04079">
          <w:rPr>
            <w:highlight w:val="cyan"/>
          </w:rPr>
          <w:delText>, un errore</w:delText>
        </w:r>
        <w:r w:rsidR="002B0A10" w:rsidRPr="0035141F" w:rsidDel="00E04079">
          <w:rPr>
            <w:highlight w:val="cyan"/>
          </w:rPr>
          <w:delText xml:space="preserve"> che si verifica ogni qualvolta una formula contiene </w:delText>
        </w:r>
        <w:r w:rsidR="00BC2E8B" w:rsidRPr="0035141F" w:rsidDel="00E04079">
          <w:rPr>
            <w:highlight w:val="cyan"/>
          </w:rPr>
          <w:delText xml:space="preserve">un </w:delText>
        </w:r>
        <w:r w:rsidR="002B0A10" w:rsidRPr="0035141F" w:rsidDel="00E04079">
          <w:rPr>
            <w:highlight w:val="cyan"/>
          </w:rPr>
          <w:delText>suo stesso risultato.</w:delText>
        </w:r>
        <w:r w:rsidR="00AD1DD5" w:rsidRPr="0035141F" w:rsidDel="00E04079">
          <w:rPr>
            <w:highlight w:val="cyan"/>
          </w:rPr>
          <w:delText xml:space="preserve"> Così invece abbiamo ottenuto due </w:delText>
        </w:r>
        <w:r w:rsidRPr="0035141F" w:rsidDel="00E04079">
          <w:rPr>
            <w:highlight w:val="cyan"/>
          </w:rPr>
          <w:delText>effetti</w:delText>
        </w:r>
        <w:r w:rsidR="00AD1DD5" w:rsidRPr="0035141F" w:rsidDel="00E04079">
          <w:rPr>
            <w:highlight w:val="cyan"/>
          </w:rPr>
          <w:delText xml:space="preserve">: </w:delText>
        </w:r>
        <w:r w:rsidR="00AD1DD5" w:rsidRPr="0035141F" w:rsidDel="00E04079">
          <w:rPr>
            <w:b/>
            <w:highlight w:val="cyan"/>
          </w:rPr>
          <w:delText>la segnalazione immediata dei “nuovi conti”</w:delText>
        </w:r>
        <w:r w:rsidR="00AD1DD5" w:rsidRPr="0035141F" w:rsidDel="00E04079">
          <w:rPr>
            <w:highlight w:val="cyan"/>
          </w:rPr>
          <w:delText xml:space="preserve">, che riportano uno “0” nel campo e </w:delText>
        </w:r>
        <w:r w:rsidR="00AD1DD5" w:rsidRPr="0035141F" w:rsidDel="00E04079">
          <w:rPr>
            <w:b/>
            <w:highlight w:val="cyan"/>
          </w:rPr>
          <w:delText>la riclassificazione precedente per gli altri conti</w:delText>
        </w:r>
        <w:r w:rsidR="00AD1DD5" w:rsidRPr="0035141F" w:rsidDel="00E04079">
          <w:rPr>
            <w:highlight w:val="cyan"/>
          </w:rPr>
          <w:delText>.</w:delText>
        </w:r>
      </w:del>
    </w:p>
    <w:p w14:paraId="216754F0" w14:textId="0EEBFECE" w:rsidR="00F406FA" w:rsidRPr="0035141F" w:rsidDel="00E04079" w:rsidRDefault="00AD1DD5">
      <w:pPr>
        <w:keepNext/>
        <w:keepLines/>
        <w:spacing w:before="40" w:line="259" w:lineRule="auto"/>
        <w:outlineLvl w:val="1"/>
        <w:rPr>
          <w:del w:id="166" w:author="Roberta Nicoletti" w:date="2018-09-07T14:29:00Z"/>
          <w:highlight w:val="cyan"/>
        </w:rPr>
        <w:pPrChange w:id="167" w:author="Roberta Nicoletti" w:date="2018-09-07T14:29:00Z">
          <w:pPr>
            <w:jc w:val="both"/>
          </w:pPr>
        </w:pPrChange>
      </w:pPr>
      <w:del w:id="168" w:author="Roberta Nicoletti" w:date="2018-09-07T14:29:00Z">
        <w:r w:rsidRPr="0035141F" w:rsidDel="00E04079">
          <w:rPr>
            <w:highlight w:val="cyan"/>
          </w:rPr>
          <w:delText xml:space="preserve">In </w:delText>
        </w:r>
        <w:r w:rsidRPr="0035141F" w:rsidDel="00E04079">
          <w:rPr>
            <w:b/>
            <w:highlight w:val="cyan"/>
          </w:rPr>
          <w:delText>CodDef</w:delText>
        </w:r>
        <w:r w:rsidRPr="0035141F" w:rsidDel="00E04079">
          <w:rPr>
            <w:highlight w:val="cyan"/>
          </w:rPr>
          <w:delText xml:space="preserve"> sfruttiamo la stessa tecn</w:delText>
        </w:r>
        <w:r w:rsidR="00EB284A" w:rsidRPr="0035141F" w:rsidDel="00E04079">
          <w:rPr>
            <w:highlight w:val="cyan"/>
          </w:rPr>
          <w:delText>ica adoperata nel primo esempio</w:delText>
        </w:r>
        <w:r w:rsidRPr="0035141F" w:rsidDel="00E04079">
          <w:rPr>
            <w:highlight w:val="cyan"/>
          </w:rPr>
          <w:delText xml:space="preserve"> per le riprese in aumento della dichiarazione. Il campo </w:delText>
        </w:r>
        <w:r w:rsidRPr="0035141F" w:rsidDel="00E04079">
          <w:rPr>
            <w:b/>
            <w:highlight w:val="cyan"/>
          </w:rPr>
          <w:delText>CodDef</w:delText>
        </w:r>
        <w:r w:rsidRPr="0035141F" w:rsidDel="00E04079">
          <w:rPr>
            <w:highlight w:val="cyan"/>
          </w:rPr>
          <w:delText xml:space="preserve"> dovrà compilar</w:delText>
        </w:r>
        <w:r w:rsidR="002B0A10" w:rsidRPr="0035141F" w:rsidDel="00E04079">
          <w:rPr>
            <w:highlight w:val="cyan"/>
          </w:rPr>
          <w:delText xml:space="preserve">si a seconda dei casi con quanto inserito </w:delText>
        </w:r>
        <w:r w:rsidRPr="0035141F" w:rsidDel="00E04079">
          <w:rPr>
            <w:highlight w:val="cyan"/>
          </w:rPr>
          <w:delText xml:space="preserve">in </w:delText>
        </w:r>
        <w:r w:rsidRPr="0035141F" w:rsidDel="00E04079">
          <w:rPr>
            <w:b/>
            <w:highlight w:val="cyan"/>
          </w:rPr>
          <w:delText>CodIns</w:delText>
        </w:r>
        <w:r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 xml:space="preserve">o in </w:delText>
        </w:r>
        <w:r w:rsidRPr="0035141F" w:rsidDel="00E04079">
          <w:rPr>
            <w:b/>
            <w:highlight w:val="cyan"/>
          </w:rPr>
          <w:delText>CodSugg</w:delText>
        </w:r>
        <w:r w:rsidR="002B0A10" w:rsidRPr="0035141F" w:rsidDel="00E04079">
          <w:rPr>
            <w:highlight w:val="cyan"/>
          </w:rPr>
          <w:delText>: se s</w:delText>
        </w:r>
        <w:r w:rsidRPr="0035141F" w:rsidDel="00E04079">
          <w:rPr>
            <w:highlight w:val="cyan"/>
          </w:rPr>
          <w:delText xml:space="preserve">arà inserito un codice in </w:delText>
        </w:r>
        <w:r w:rsidRPr="0035141F" w:rsidDel="00E04079">
          <w:rPr>
            <w:b/>
            <w:highlight w:val="cyan"/>
          </w:rPr>
          <w:delText>CodIns</w:delText>
        </w:r>
        <w:r w:rsidRPr="0035141F" w:rsidDel="00E04079">
          <w:rPr>
            <w:highlight w:val="cyan"/>
          </w:rPr>
          <w:delText xml:space="preserve"> il campo </w:delText>
        </w:r>
        <w:r w:rsidRPr="0035141F" w:rsidDel="00E04079">
          <w:rPr>
            <w:b/>
            <w:highlight w:val="cyan"/>
          </w:rPr>
          <w:delText>CodDef</w:delText>
        </w:r>
        <w:r w:rsidRPr="0035141F" w:rsidDel="00E04079">
          <w:rPr>
            <w:highlight w:val="cyan"/>
          </w:rPr>
          <w:delText xml:space="preserve"> assumerà detto valore</w:delText>
        </w:r>
        <w:r w:rsidR="00EB284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altrimenti sarà restituito quanto riportato nel campo </w:delText>
        </w:r>
        <w:r w:rsidRPr="0035141F" w:rsidDel="00E04079">
          <w:rPr>
            <w:b/>
            <w:highlight w:val="cyan"/>
          </w:rPr>
          <w:delText>CodSugg</w:delText>
        </w:r>
        <w:r w:rsidR="00F406FA" w:rsidRPr="0035141F" w:rsidDel="00E04079">
          <w:rPr>
            <w:highlight w:val="cyan"/>
          </w:rPr>
          <w:delText xml:space="preserve">. Scriveremo quindi in </w:delText>
        </w:r>
        <w:r w:rsidR="00F406FA" w:rsidRPr="0035141F" w:rsidDel="00E04079">
          <w:rPr>
            <w:b/>
            <w:highlight w:val="cyan"/>
          </w:rPr>
          <w:delText>CodDef</w:delText>
        </w:r>
        <w:r w:rsidR="00F406FA" w:rsidRPr="0035141F" w:rsidDel="00E04079">
          <w:rPr>
            <w:highlight w:val="cyan"/>
          </w:rPr>
          <w:delText xml:space="preserve"> </w:delText>
        </w:r>
      </w:del>
    </w:p>
    <w:p w14:paraId="4A34442F" w14:textId="0E9ADFE2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69" w:author="Roberta Nicoletti" w:date="2018-09-07T14:29:00Z"/>
          <w:highlight w:val="cyan"/>
        </w:rPr>
        <w:pPrChange w:id="170" w:author="Roberta Nicoletti" w:date="2018-09-07T14:29:00Z">
          <w:pPr>
            <w:jc w:val="both"/>
          </w:pPr>
        </w:pPrChange>
      </w:pPr>
    </w:p>
    <w:p w14:paraId="7A56DC7D" w14:textId="14933AA5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71" w:author="Roberta Nicoletti" w:date="2018-09-07T14:29:00Z"/>
          <w:highlight w:val="cyan"/>
        </w:rPr>
        <w:pPrChange w:id="172" w:author="Roberta Nicoletti" w:date="2018-09-07T14:29:00Z">
          <w:pPr>
            <w:jc w:val="both"/>
          </w:pPr>
        </w:pPrChange>
      </w:pPr>
      <w:del w:id="173" w:author="Roberta Nicoletti" w:date="2018-09-07T14:29:00Z">
        <w:r w:rsidRPr="0035141F" w:rsidDel="00E04079">
          <w:rPr>
            <w:highlight w:val="cyan"/>
          </w:rPr>
          <w:delText>=+SE([@CodIns]&gt;"";[@CodIns];[@CodSugg])</w:delText>
        </w:r>
      </w:del>
    </w:p>
    <w:p w14:paraId="66C18412" w14:textId="6F3D99A4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74" w:author="Roberta Nicoletti" w:date="2018-09-07T14:29:00Z"/>
          <w:highlight w:val="cyan"/>
        </w:rPr>
        <w:pPrChange w:id="175" w:author="Roberta Nicoletti" w:date="2018-09-07T14:29:00Z">
          <w:pPr>
            <w:jc w:val="both"/>
          </w:pPr>
        </w:pPrChange>
      </w:pPr>
    </w:p>
    <w:p w14:paraId="4C4E532E" w14:textId="00495C9F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76" w:author="Roberta Nicoletti" w:date="2018-09-07T14:29:00Z"/>
          <w:highlight w:val="cyan"/>
        </w:rPr>
        <w:pPrChange w:id="177" w:author="Roberta Nicoletti" w:date="2018-09-07T14:29:00Z">
          <w:pPr>
            <w:jc w:val="both"/>
          </w:pPr>
        </w:pPrChange>
      </w:pPr>
      <w:del w:id="178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15F80962" wp14:editId="5A2E2CF6">
              <wp:extent cx="6120130" cy="1111885"/>
              <wp:effectExtent l="0" t="0" r="0" b="0"/>
              <wp:docPr id="23" name="Immagine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111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6859966" w14:textId="057A99C7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79" w:author="Roberta Nicoletti" w:date="2018-09-07T14:29:00Z"/>
          <w:highlight w:val="cyan"/>
        </w:rPr>
        <w:pPrChange w:id="180" w:author="Roberta Nicoletti" w:date="2018-09-07T14:29:00Z">
          <w:pPr>
            <w:jc w:val="both"/>
          </w:pPr>
        </w:pPrChange>
      </w:pPr>
    </w:p>
    <w:p w14:paraId="7F26771B" w14:textId="4563BA91" w:rsidR="00F406FA" w:rsidRPr="0035141F" w:rsidDel="00E04079" w:rsidRDefault="002B0A10">
      <w:pPr>
        <w:keepNext/>
        <w:keepLines/>
        <w:spacing w:before="40" w:line="259" w:lineRule="auto"/>
        <w:outlineLvl w:val="1"/>
        <w:rPr>
          <w:del w:id="181" w:author="Roberta Nicoletti" w:date="2018-09-07T14:29:00Z"/>
          <w:highlight w:val="cyan"/>
        </w:rPr>
        <w:pPrChange w:id="182" w:author="Roberta Nicoletti" w:date="2018-09-07T14:29:00Z">
          <w:pPr>
            <w:jc w:val="both"/>
          </w:pPr>
        </w:pPrChange>
      </w:pPr>
      <w:del w:id="183" w:author="Roberta Nicoletti" w:date="2018-09-07T14:29:00Z">
        <w:r w:rsidRPr="0035141F" w:rsidDel="00E04079">
          <w:rPr>
            <w:highlight w:val="cyan"/>
          </w:rPr>
          <w:delText xml:space="preserve">Il procedimento </w:delText>
        </w:r>
        <w:r w:rsidR="00F406FA" w:rsidRPr="0035141F" w:rsidDel="00E04079">
          <w:rPr>
            <w:highlight w:val="cyan"/>
          </w:rPr>
          <w:delText>appena d</w:delText>
        </w:r>
        <w:r w:rsidRPr="0035141F" w:rsidDel="00E04079">
          <w:rPr>
            <w:highlight w:val="cyan"/>
          </w:rPr>
          <w:delText>escritto</w:delText>
        </w:r>
        <w:r w:rsidR="00EB284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da un lato</w:delText>
        </w:r>
        <w:r w:rsidR="00EB284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ci risparmierà ore di lavoro per la riclassificazione di conti già riclassificati</w:delText>
        </w:r>
        <w:r w:rsidR="00EB284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dall’altro</w:delText>
        </w:r>
        <w:r w:rsidR="00EB284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ci </w:delText>
        </w:r>
        <w:r w:rsidR="00F406FA" w:rsidRPr="0035141F" w:rsidDel="00E04079">
          <w:rPr>
            <w:highlight w:val="cyan"/>
          </w:rPr>
          <w:delText xml:space="preserve">darà </w:delText>
        </w:r>
        <w:r w:rsidRPr="0035141F" w:rsidDel="00E04079">
          <w:rPr>
            <w:highlight w:val="cyan"/>
          </w:rPr>
          <w:delText xml:space="preserve">sempre la possibilità di scegliere classificazioni alternative. </w:delText>
        </w:r>
      </w:del>
    </w:p>
    <w:p w14:paraId="7C9F09A0" w14:textId="1DF91C07" w:rsidR="00F406FA" w:rsidRPr="0035141F" w:rsidDel="00E04079" w:rsidRDefault="00F406FA">
      <w:pPr>
        <w:keepNext/>
        <w:keepLines/>
        <w:spacing w:before="40" w:line="259" w:lineRule="auto"/>
        <w:outlineLvl w:val="1"/>
        <w:rPr>
          <w:del w:id="184" w:author="Roberta Nicoletti" w:date="2018-09-07T14:29:00Z"/>
          <w:highlight w:val="cyan"/>
        </w:rPr>
        <w:pPrChange w:id="185" w:author="Roberta Nicoletti" w:date="2018-09-07T14:29:00Z">
          <w:pPr>
            <w:jc w:val="both"/>
          </w:pPr>
        </w:pPrChange>
      </w:pPr>
    </w:p>
    <w:p w14:paraId="175F4742" w14:textId="7236AE02" w:rsidR="002B0A10" w:rsidRPr="0035141F" w:rsidDel="00E04079" w:rsidRDefault="002B0A10">
      <w:pPr>
        <w:keepNext/>
        <w:keepLines/>
        <w:spacing w:before="40" w:line="259" w:lineRule="auto"/>
        <w:outlineLvl w:val="1"/>
        <w:rPr>
          <w:del w:id="186" w:author="Roberta Nicoletti" w:date="2018-09-07T14:29:00Z"/>
          <w:highlight w:val="cyan"/>
        </w:rPr>
        <w:pPrChange w:id="187" w:author="Roberta Nicoletti" w:date="2018-09-07T14:29:00Z">
          <w:pPr>
            <w:jc w:val="both"/>
          </w:pPr>
        </w:pPrChange>
      </w:pPr>
      <w:del w:id="188" w:author="Roberta Nicoletti" w:date="2018-09-07T14:29:00Z">
        <w:r w:rsidRPr="0035141F" w:rsidDel="00E04079">
          <w:rPr>
            <w:highlight w:val="cyan"/>
          </w:rPr>
          <w:delText xml:space="preserve">Si pensi a tal proposito </w:delText>
        </w:r>
        <w:r w:rsidR="00EB284A" w:rsidRPr="0035141F" w:rsidDel="00E04079">
          <w:rPr>
            <w:highlight w:val="cyan"/>
          </w:rPr>
          <w:delText xml:space="preserve">alle voci contabili riferite ai </w:delText>
        </w:r>
        <w:r w:rsidR="00EB284A" w:rsidRPr="0035141F" w:rsidDel="00E04079">
          <w:rPr>
            <w:b/>
            <w:highlight w:val="cyan"/>
          </w:rPr>
          <w:delText>conti</w:delText>
        </w:r>
        <w:r w:rsidR="002940C3" w:rsidRPr="0035141F" w:rsidDel="00E04079">
          <w:rPr>
            <w:b/>
            <w:highlight w:val="cyan"/>
          </w:rPr>
          <w:delText xml:space="preserve"> correnti bancari</w:delText>
        </w:r>
        <w:r w:rsidR="002940C3" w:rsidRPr="0035141F" w:rsidDel="00E04079">
          <w:rPr>
            <w:highlight w:val="cyan"/>
          </w:rPr>
          <w:delText xml:space="preserve"> che a seconda del saldo vanno riclassificati nelle </w:delText>
        </w:r>
        <w:r w:rsidR="002940C3" w:rsidRPr="0035141F" w:rsidDel="00E04079">
          <w:rPr>
            <w:b/>
            <w:highlight w:val="cyan"/>
          </w:rPr>
          <w:delText>disponibilità liquide</w:delText>
        </w:r>
        <w:r w:rsidR="002940C3" w:rsidRPr="0035141F" w:rsidDel="00E04079">
          <w:rPr>
            <w:highlight w:val="cyan"/>
          </w:rPr>
          <w:delText xml:space="preserve"> piuttosto che nei </w:delText>
        </w:r>
        <w:r w:rsidR="002940C3" w:rsidRPr="0035141F" w:rsidDel="00E04079">
          <w:rPr>
            <w:b/>
            <w:highlight w:val="cyan"/>
          </w:rPr>
          <w:delText>debiti a breve</w:delText>
        </w:r>
        <w:r w:rsidR="002940C3" w:rsidRPr="0035141F" w:rsidDel="00E04079">
          <w:rPr>
            <w:highlight w:val="cyan"/>
          </w:rPr>
          <w:delText xml:space="preserve">. </w:delText>
        </w:r>
      </w:del>
    </w:p>
    <w:p w14:paraId="53ADD06C" w14:textId="297845A9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189" w:author="Roberta Nicoletti" w:date="2018-09-07T14:29:00Z"/>
          <w:highlight w:val="cyan"/>
        </w:rPr>
        <w:pPrChange w:id="190" w:author="Roberta Nicoletti" w:date="2018-09-07T14:29:00Z">
          <w:pPr>
            <w:jc w:val="both"/>
          </w:pPr>
        </w:pPrChange>
      </w:pPr>
      <w:del w:id="191" w:author="Roberta Nicoletti" w:date="2018-09-07T14:29:00Z">
        <w:r w:rsidRPr="0035141F" w:rsidDel="00E04079">
          <w:rPr>
            <w:highlight w:val="cyan"/>
          </w:rPr>
          <w:delText xml:space="preserve">Il modello sarà completato </w:delText>
        </w:r>
        <w:r w:rsidR="00EB284A" w:rsidRPr="0035141F" w:rsidDel="00E04079">
          <w:rPr>
            <w:highlight w:val="cyan"/>
          </w:rPr>
          <w:delText xml:space="preserve">dal campo </w:delText>
        </w:r>
        <w:r w:rsidR="00EB284A" w:rsidRPr="0035141F" w:rsidDel="00E04079">
          <w:rPr>
            <w:b/>
            <w:highlight w:val="cyan"/>
          </w:rPr>
          <w:delText>D</w:delText>
        </w:r>
        <w:r w:rsidRPr="0035141F" w:rsidDel="00E04079">
          <w:rPr>
            <w:b/>
            <w:highlight w:val="cyan"/>
          </w:rPr>
          <w:delText>escrizione</w:delText>
        </w:r>
        <w:r w:rsidRPr="0035141F" w:rsidDel="00E04079">
          <w:rPr>
            <w:highlight w:val="cyan"/>
          </w:rPr>
          <w:delText xml:space="preserve"> relativa al </w:delText>
        </w:r>
        <w:r w:rsidRPr="0035141F" w:rsidDel="00E04079">
          <w:rPr>
            <w:b/>
            <w:highlight w:val="cyan"/>
          </w:rPr>
          <w:delText>CodDef</w:delText>
        </w:r>
        <w:r w:rsidRPr="0035141F" w:rsidDel="00E04079">
          <w:rPr>
            <w:highlight w:val="cyan"/>
          </w:rPr>
          <w:delText xml:space="preserve"> ricavabile, ancora una volta, con la funzione CERCA.VERT()</w:delText>
        </w:r>
      </w:del>
    </w:p>
    <w:p w14:paraId="58B205C0" w14:textId="06153480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192" w:author="Roberta Nicoletti" w:date="2018-09-07T14:29:00Z"/>
          <w:highlight w:val="cyan"/>
        </w:rPr>
        <w:pPrChange w:id="193" w:author="Roberta Nicoletti" w:date="2018-09-07T14:29:00Z">
          <w:pPr>
            <w:jc w:val="both"/>
          </w:pPr>
        </w:pPrChange>
      </w:pPr>
    </w:p>
    <w:p w14:paraId="72A98A28" w14:textId="68894856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194" w:author="Roberta Nicoletti" w:date="2018-09-07T14:29:00Z"/>
          <w:highlight w:val="cyan"/>
        </w:rPr>
        <w:pPrChange w:id="195" w:author="Roberta Nicoletti" w:date="2018-09-07T14:29:00Z">
          <w:pPr>
            <w:jc w:val="both"/>
          </w:pPr>
        </w:pPrChange>
      </w:pPr>
      <w:del w:id="196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34EB49D" wp14:editId="387FAE7D">
              <wp:extent cx="6120130" cy="1485900"/>
              <wp:effectExtent l="0" t="0" r="0" b="0"/>
              <wp:docPr id="24" name="Immagine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485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12BA033" w14:textId="18419829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197" w:author="Roberta Nicoletti" w:date="2018-09-07T14:29:00Z"/>
          <w:highlight w:val="cyan"/>
        </w:rPr>
        <w:pPrChange w:id="198" w:author="Roberta Nicoletti" w:date="2018-09-07T14:29:00Z">
          <w:pPr>
            <w:jc w:val="both"/>
          </w:pPr>
        </w:pPrChange>
      </w:pPr>
    </w:p>
    <w:p w14:paraId="46FCF5C2" w14:textId="09D7A402" w:rsidR="002940C3" w:rsidRPr="0035141F" w:rsidDel="00E04079" w:rsidRDefault="002940C3">
      <w:pPr>
        <w:pStyle w:val="Titolo3"/>
        <w:spacing w:line="259" w:lineRule="auto"/>
        <w:rPr>
          <w:del w:id="199" w:author="Roberta Nicoletti" w:date="2018-09-07T14:29:00Z"/>
          <w:highlight w:val="cyan"/>
        </w:rPr>
        <w:pPrChange w:id="200" w:author="Roberta Nicoletti" w:date="2018-09-07T14:29:00Z">
          <w:pPr>
            <w:pStyle w:val="Titolo3"/>
          </w:pPr>
        </w:pPrChange>
      </w:pPr>
      <w:del w:id="201" w:author="Roberta Nicoletti" w:date="2018-09-07T14:29:00Z">
        <w:r w:rsidRPr="0035141F" w:rsidDel="00E04079">
          <w:rPr>
            <w:highlight w:val="cyan"/>
          </w:rPr>
          <w:delText>SOLUZIONE A: ANALISI DI BILANCIO (Senza Pivot)</w:delText>
        </w:r>
      </w:del>
    </w:p>
    <w:p w14:paraId="4348E381" w14:textId="30BB9687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202" w:author="Roberta Nicoletti" w:date="2018-09-07T14:29:00Z"/>
          <w:highlight w:val="cyan"/>
        </w:rPr>
        <w:pPrChange w:id="203" w:author="Roberta Nicoletti" w:date="2018-09-07T14:29:00Z">
          <w:pPr>
            <w:jc w:val="both"/>
          </w:pPr>
        </w:pPrChange>
      </w:pPr>
    </w:p>
    <w:p w14:paraId="7EF20592" w14:textId="1E62ACDD" w:rsidR="002940C3" w:rsidRPr="0035141F" w:rsidDel="00E04079" w:rsidRDefault="002B0A10">
      <w:pPr>
        <w:keepNext/>
        <w:keepLines/>
        <w:spacing w:before="40" w:line="259" w:lineRule="auto"/>
        <w:outlineLvl w:val="1"/>
        <w:rPr>
          <w:del w:id="204" w:author="Roberta Nicoletti" w:date="2018-09-07T14:29:00Z"/>
          <w:highlight w:val="cyan"/>
        </w:rPr>
        <w:pPrChange w:id="205" w:author="Roberta Nicoletti" w:date="2018-09-07T14:29:00Z">
          <w:pPr>
            <w:jc w:val="both"/>
          </w:pPr>
        </w:pPrChange>
      </w:pPr>
      <w:del w:id="206" w:author="Roberta Nicoletti" w:date="2018-09-07T14:29:00Z">
        <w:r w:rsidRPr="0035141F" w:rsidDel="00E04079">
          <w:rPr>
            <w:highlight w:val="cyan"/>
          </w:rPr>
          <w:delText xml:space="preserve">Per prima cosa dobbiamo </w:delText>
        </w:r>
        <w:r w:rsidRPr="0035141F" w:rsidDel="00E04079">
          <w:rPr>
            <w:b/>
            <w:highlight w:val="cyan"/>
          </w:rPr>
          <w:delText xml:space="preserve">compilare il foglio </w:delText>
        </w:r>
        <w:r w:rsidR="002940C3" w:rsidRPr="0035141F" w:rsidDel="00E04079">
          <w:rPr>
            <w:b/>
            <w:highlight w:val="cyan"/>
          </w:rPr>
          <w:delText>Analisi con i dati contenuti nella Tabella Bilanci</w:delText>
        </w:r>
        <w:r w:rsidR="002940C3" w:rsidRPr="0035141F" w:rsidDel="00E04079">
          <w:rPr>
            <w:highlight w:val="cyan"/>
          </w:rPr>
          <w:delText>. C</w:delText>
        </w:r>
        <w:r w:rsidRPr="0035141F" w:rsidDel="00E04079">
          <w:rPr>
            <w:highlight w:val="cyan"/>
          </w:rPr>
          <w:delText>ominciamo con intestare</w:delText>
        </w:r>
        <w:r w:rsidR="002940C3" w:rsidRPr="0035141F" w:rsidDel="00E04079">
          <w:rPr>
            <w:highlight w:val="cyan"/>
          </w:rPr>
          <w:delText xml:space="preserve"> le colonne c</w:delText>
        </w:r>
        <w:r w:rsidRPr="0035141F" w:rsidDel="00E04079">
          <w:rPr>
            <w:highlight w:val="cyan"/>
          </w:rPr>
          <w:delText xml:space="preserve">on le date dei bilanci </w:delText>
        </w:r>
      </w:del>
    </w:p>
    <w:p w14:paraId="13639A75" w14:textId="4A8E54CE" w:rsidR="00EB284A" w:rsidRPr="0035141F" w:rsidDel="00E04079" w:rsidRDefault="00EB284A">
      <w:pPr>
        <w:keepNext/>
        <w:keepLines/>
        <w:spacing w:before="40" w:line="259" w:lineRule="auto"/>
        <w:outlineLvl w:val="1"/>
        <w:rPr>
          <w:del w:id="207" w:author="Roberta Nicoletti" w:date="2018-09-07T14:29:00Z"/>
          <w:highlight w:val="cyan"/>
        </w:rPr>
        <w:pPrChange w:id="208" w:author="Roberta Nicoletti" w:date="2018-09-07T14:29:00Z">
          <w:pPr>
            <w:jc w:val="both"/>
          </w:pPr>
        </w:pPrChange>
      </w:pPr>
    </w:p>
    <w:p w14:paraId="0ED484D6" w14:textId="0DDD3A2D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209" w:author="Roberta Nicoletti" w:date="2018-09-07T14:29:00Z"/>
          <w:highlight w:val="cyan"/>
        </w:rPr>
        <w:pPrChange w:id="210" w:author="Roberta Nicoletti" w:date="2018-09-07T14:29:00Z">
          <w:pPr>
            <w:jc w:val="both"/>
          </w:pPr>
        </w:pPrChange>
      </w:pPr>
      <w:del w:id="211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61D15C84" wp14:editId="1555B214">
              <wp:extent cx="6120130" cy="1624330"/>
              <wp:effectExtent l="0" t="0" r="0" b="0"/>
              <wp:docPr id="26" name="Immagin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6243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35141F" w:rsidDel="00E04079">
          <w:rPr>
            <w:highlight w:val="cyan"/>
          </w:rPr>
          <w:delText xml:space="preserve"> </w:delText>
        </w:r>
      </w:del>
    </w:p>
    <w:p w14:paraId="28590ED3" w14:textId="7B0D950E" w:rsidR="002940C3" w:rsidRPr="0035141F" w:rsidDel="00E04079" w:rsidRDefault="002940C3">
      <w:pPr>
        <w:keepNext/>
        <w:keepLines/>
        <w:spacing w:before="40" w:line="259" w:lineRule="auto"/>
        <w:outlineLvl w:val="1"/>
        <w:rPr>
          <w:del w:id="212" w:author="Roberta Nicoletti" w:date="2018-09-07T14:29:00Z"/>
          <w:highlight w:val="cyan"/>
        </w:rPr>
        <w:pPrChange w:id="213" w:author="Roberta Nicoletti" w:date="2018-09-07T14:29:00Z">
          <w:pPr>
            <w:jc w:val="both"/>
          </w:pPr>
        </w:pPrChange>
      </w:pPr>
    </w:p>
    <w:p w14:paraId="41E60D9E" w14:textId="2C6D5BA9" w:rsidR="00491FE9" w:rsidRPr="0035141F" w:rsidDel="00E04079" w:rsidRDefault="002940C3">
      <w:pPr>
        <w:keepNext/>
        <w:keepLines/>
        <w:spacing w:before="40" w:line="259" w:lineRule="auto"/>
        <w:outlineLvl w:val="1"/>
        <w:rPr>
          <w:del w:id="214" w:author="Roberta Nicoletti" w:date="2018-09-07T14:29:00Z"/>
          <w:highlight w:val="cyan"/>
        </w:rPr>
        <w:pPrChange w:id="215" w:author="Roberta Nicoletti" w:date="2018-09-07T14:29:00Z">
          <w:pPr>
            <w:jc w:val="both"/>
          </w:pPr>
        </w:pPrChange>
      </w:pPr>
      <w:del w:id="216" w:author="Roberta Nicoletti" w:date="2018-09-07T14:29:00Z">
        <w:r w:rsidRPr="0035141F" w:rsidDel="00E04079">
          <w:rPr>
            <w:highlight w:val="cyan"/>
          </w:rPr>
          <w:delText>Nell</w:delText>
        </w:r>
        <w:r w:rsidR="00491FE9" w:rsidRPr="0035141F" w:rsidDel="00E04079">
          <w:rPr>
            <w:highlight w:val="cyan"/>
          </w:rPr>
          <w:delText>e</w:delText>
        </w:r>
        <w:r w:rsidRPr="0035141F" w:rsidDel="00E04079">
          <w:rPr>
            <w:highlight w:val="cyan"/>
          </w:rPr>
          <w:delText xml:space="preserve"> </w:delText>
        </w:r>
        <w:r w:rsidR="00491FE9" w:rsidRPr="0035141F" w:rsidDel="00E04079">
          <w:rPr>
            <w:highlight w:val="cyan"/>
          </w:rPr>
          <w:delText xml:space="preserve">colonne </w:delText>
        </w:r>
        <w:r w:rsidRPr="0035141F" w:rsidDel="00E04079">
          <w:rPr>
            <w:highlight w:val="cyan"/>
          </w:rPr>
          <w:delText xml:space="preserve">C,D ed E </w:delText>
        </w:r>
        <w:r w:rsidR="002B0A10" w:rsidRPr="0035141F" w:rsidDel="00E04079">
          <w:rPr>
            <w:highlight w:val="cyan"/>
          </w:rPr>
          <w:delText xml:space="preserve">dovrà apparire la </w:delText>
        </w:r>
        <w:r w:rsidR="002B0A10" w:rsidRPr="0035141F" w:rsidDel="00E04079">
          <w:rPr>
            <w:b/>
            <w:highlight w:val="cyan"/>
          </w:rPr>
          <w:delText>somma</w:delText>
        </w:r>
        <w:r w:rsidR="002B0A10" w:rsidRPr="0035141F" w:rsidDel="00E04079">
          <w:rPr>
            <w:highlight w:val="cyan"/>
          </w:rPr>
          <w:delText xml:space="preserve"> di tutti conti che nel campo </w:delText>
        </w:r>
        <w:r w:rsidR="00E87270" w:rsidRPr="0035141F" w:rsidDel="00E04079">
          <w:rPr>
            <w:b/>
            <w:highlight w:val="cyan"/>
          </w:rPr>
          <w:delText>CodDef</w:delText>
        </w:r>
        <w:r w:rsidR="00E87270"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 xml:space="preserve">riportano </w:delText>
        </w:r>
        <w:r w:rsidR="00E87270" w:rsidRPr="0035141F" w:rsidDel="00E04079">
          <w:rPr>
            <w:highlight w:val="cyan"/>
          </w:rPr>
          <w:delText xml:space="preserve">quanto contenuto </w:delText>
        </w:r>
        <w:r w:rsidR="00E87270" w:rsidRPr="0035141F" w:rsidDel="00E04079">
          <w:rPr>
            <w:b/>
            <w:highlight w:val="cyan"/>
          </w:rPr>
          <w:delText>nella colonna A</w:delText>
        </w:r>
        <w:r w:rsidR="00E87270" w:rsidRPr="0035141F" w:rsidDel="00E04079">
          <w:rPr>
            <w:highlight w:val="cyan"/>
          </w:rPr>
          <w:delText xml:space="preserve"> e nel campo </w:delText>
        </w:r>
        <w:r w:rsidR="00E87270" w:rsidRPr="0035141F" w:rsidDel="00E04079">
          <w:rPr>
            <w:b/>
            <w:highlight w:val="cyan"/>
          </w:rPr>
          <w:delText>Data</w:delText>
        </w:r>
        <w:r w:rsidR="00E87270" w:rsidRPr="0035141F" w:rsidDel="00E04079">
          <w:rPr>
            <w:highlight w:val="cyan"/>
          </w:rPr>
          <w:delText xml:space="preserve"> quanto riportato </w:delText>
        </w:r>
        <w:r w:rsidR="00E87270" w:rsidRPr="0035141F" w:rsidDel="00E04079">
          <w:rPr>
            <w:b/>
            <w:highlight w:val="cyan"/>
          </w:rPr>
          <w:delText>nella riga 1</w:delText>
        </w:r>
        <w:r w:rsidR="00E87270" w:rsidRPr="0035141F" w:rsidDel="00E04079">
          <w:rPr>
            <w:highlight w:val="cyan"/>
          </w:rPr>
          <w:delText xml:space="preserve">. </w:delText>
        </w:r>
        <w:r w:rsidR="002B0A10" w:rsidRPr="0035141F" w:rsidDel="00E04079">
          <w:rPr>
            <w:b/>
            <w:highlight w:val="cyan"/>
          </w:rPr>
          <w:delText xml:space="preserve">La somma multi condizionale </w:delText>
        </w:r>
        <w:r w:rsidR="00E87270" w:rsidRPr="0035141F" w:rsidDel="00E04079">
          <w:rPr>
            <w:b/>
            <w:highlight w:val="cyan"/>
          </w:rPr>
          <w:delText xml:space="preserve">è </w:delText>
        </w:r>
        <w:r w:rsidR="002B0A10" w:rsidRPr="0035141F" w:rsidDel="00E04079">
          <w:rPr>
            <w:b/>
            <w:highlight w:val="cyan"/>
          </w:rPr>
          <w:delText xml:space="preserve">soddisfatta dalla funzione </w:delText>
        </w:r>
        <w:r w:rsidR="00E87270" w:rsidRPr="0035141F" w:rsidDel="00E04079">
          <w:rPr>
            <w:b/>
            <w:highlight w:val="cyan"/>
          </w:rPr>
          <w:delText>SOMMA.PIÙ.SE()</w:delText>
        </w:r>
        <w:r w:rsidR="00E87270" w:rsidRPr="0035141F" w:rsidDel="00E04079">
          <w:rPr>
            <w:highlight w:val="cyan"/>
          </w:rPr>
          <w:delText xml:space="preserve">, ampiamente </w:delText>
        </w:r>
        <w:r w:rsidR="002B0A10" w:rsidRPr="0035141F" w:rsidDel="00E04079">
          <w:rPr>
            <w:highlight w:val="cyan"/>
          </w:rPr>
          <w:delText>trattata nel numero di</w:delText>
        </w:r>
        <w:r w:rsidR="00E87270" w:rsidRPr="0035141F" w:rsidDel="00E04079">
          <w:rPr>
            <w:highlight w:val="cyan"/>
          </w:rPr>
          <w:delText xml:space="preserve"> giugno. </w:delText>
        </w:r>
      </w:del>
    </w:p>
    <w:p w14:paraId="1E02C39A" w14:textId="62AE07C0" w:rsidR="00E87270" w:rsidRPr="0035141F" w:rsidDel="00E04079" w:rsidRDefault="00491FE9">
      <w:pPr>
        <w:keepNext/>
        <w:keepLines/>
        <w:spacing w:before="40" w:line="259" w:lineRule="auto"/>
        <w:outlineLvl w:val="1"/>
        <w:rPr>
          <w:del w:id="217" w:author="Roberta Nicoletti" w:date="2018-09-07T14:29:00Z"/>
          <w:highlight w:val="cyan"/>
        </w:rPr>
        <w:pPrChange w:id="218" w:author="Roberta Nicoletti" w:date="2018-09-07T14:29:00Z">
          <w:pPr>
            <w:jc w:val="both"/>
          </w:pPr>
        </w:pPrChange>
      </w:pPr>
      <w:del w:id="219" w:author="Roberta Nicoletti" w:date="2018-09-07T14:29:00Z">
        <w:r w:rsidRPr="0035141F" w:rsidDel="00E04079">
          <w:rPr>
            <w:highlight w:val="cyan"/>
          </w:rPr>
          <w:delText>L</w:delText>
        </w:r>
        <w:r w:rsidR="00E87270" w:rsidRPr="0035141F" w:rsidDel="00E04079">
          <w:rPr>
            <w:highlight w:val="cyan"/>
          </w:rPr>
          <w:delText>a formula da inserire i</w:delText>
        </w:r>
        <w:r w:rsidR="00EB284A" w:rsidRPr="0035141F" w:rsidDel="00E04079">
          <w:rPr>
            <w:highlight w:val="cyan"/>
          </w:rPr>
          <w:delText>n</w:delText>
        </w:r>
        <w:r w:rsidR="00E87270" w:rsidRPr="0035141F" w:rsidDel="00E04079">
          <w:rPr>
            <w:highlight w:val="cyan"/>
          </w:rPr>
          <w:delText xml:space="preserve"> C2 s</w:delText>
        </w:r>
        <w:r w:rsidR="002B0A10" w:rsidRPr="0035141F" w:rsidDel="00E04079">
          <w:rPr>
            <w:highlight w:val="cyan"/>
          </w:rPr>
          <w:delText>arà</w:delText>
        </w:r>
        <w:r w:rsidR="00EB284A" w:rsidRPr="0035141F" w:rsidDel="00E04079">
          <w:rPr>
            <w:highlight w:val="cyan"/>
          </w:rPr>
          <w:delText xml:space="preserve"> pertanto</w:delText>
        </w:r>
        <w:r w:rsidR="00196436" w:rsidRPr="0035141F" w:rsidDel="00E04079">
          <w:rPr>
            <w:highlight w:val="cyan"/>
          </w:rPr>
          <w:delText>:</w:delText>
        </w:r>
        <w:r w:rsidR="002B0A10" w:rsidRPr="0035141F" w:rsidDel="00E04079">
          <w:rPr>
            <w:highlight w:val="cyan"/>
          </w:rPr>
          <w:delText xml:space="preserve"> </w:delText>
        </w:r>
      </w:del>
    </w:p>
    <w:p w14:paraId="626B917E" w14:textId="496C4890" w:rsidR="00E87270" w:rsidRPr="0035141F" w:rsidDel="00E04079" w:rsidRDefault="00E87270">
      <w:pPr>
        <w:keepNext/>
        <w:keepLines/>
        <w:spacing w:before="40" w:line="259" w:lineRule="auto"/>
        <w:outlineLvl w:val="1"/>
        <w:rPr>
          <w:del w:id="220" w:author="Roberta Nicoletti" w:date="2018-09-07T14:29:00Z"/>
          <w:highlight w:val="cyan"/>
        </w:rPr>
        <w:pPrChange w:id="221" w:author="Roberta Nicoletti" w:date="2018-09-07T14:29:00Z">
          <w:pPr>
            <w:jc w:val="both"/>
          </w:pPr>
        </w:pPrChange>
      </w:pPr>
    </w:p>
    <w:p w14:paraId="3C275492" w14:textId="43FB1B76" w:rsidR="00196436" w:rsidRPr="0035141F" w:rsidDel="00E04079" w:rsidRDefault="00196436">
      <w:pPr>
        <w:keepNext/>
        <w:keepLines/>
        <w:spacing w:before="40" w:line="259" w:lineRule="auto"/>
        <w:outlineLvl w:val="1"/>
        <w:rPr>
          <w:del w:id="222" w:author="Roberta Nicoletti" w:date="2018-09-07T14:29:00Z"/>
          <w:highlight w:val="cyan"/>
        </w:rPr>
        <w:pPrChange w:id="223" w:author="Roberta Nicoletti" w:date="2018-09-07T14:29:00Z">
          <w:pPr>
            <w:jc w:val="both"/>
          </w:pPr>
        </w:pPrChange>
      </w:pPr>
      <w:del w:id="224" w:author="Roberta Nicoletti" w:date="2018-09-07T14:29:00Z">
        <w:r w:rsidRPr="0035141F" w:rsidDel="00E04079">
          <w:rPr>
            <w:highlight w:val="cyan"/>
          </w:rPr>
          <w:delText>=+SOMMA.PIÙ.SE(Bilanci[Importo];Bilanci[CodDef];Analisi!</w:delText>
        </w:r>
        <w:r w:rsidRPr="0035141F" w:rsidDel="00E04079">
          <w:rPr>
            <w:b/>
            <w:highlight w:val="cyan"/>
          </w:rPr>
          <w:delText>$</w:delText>
        </w:r>
        <w:r w:rsidRPr="0035141F" w:rsidDel="00E04079">
          <w:rPr>
            <w:highlight w:val="cyan"/>
          </w:rPr>
          <w:delText>A3;Bilanci[Data];Analisi!C</w:delText>
        </w:r>
        <w:r w:rsidRPr="0035141F" w:rsidDel="00E04079">
          <w:rPr>
            <w:b/>
            <w:highlight w:val="cyan"/>
          </w:rPr>
          <w:delText>$</w:delText>
        </w:r>
        <w:r w:rsidRPr="0035141F" w:rsidDel="00E04079">
          <w:rPr>
            <w:highlight w:val="cyan"/>
          </w:rPr>
          <w:delText>1)</w:delText>
        </w:r>
      </w:del>
    </w:p>
    <w:p w14:paraId="2D5515CE" w14:textId="13594DAB" w:rsidR="00196436" w:rsidRPr="0035141F" w:rsidDel="00E04079" w:rsidRDefault="00196436">
      <w:pPr>
        <w:keepNext/>
        <w:keepLines/>
        <w:spacing w:before="40" w:line="259" w:lineRule="auto"/>
        <w:outlineLvl w:val="1"/>
        <w:rPr>
          <w:del w:id="225" w:author="Roberta Nicoletti" w:date="2018-09-07T14:29:00Z"/>
          <w:highlight w:val="cyan"/>
        </w:rPr>
        <w:pPrChange w:id="226" w:author="Roberta Nicoletti" w:date="2018-09-07T14:29:00Z">
          <w:pPr>
            <w:jc w:val="both"/>
          </w:pPr>
        </w:pPrChange>
      </w:pPr>
    </w:p>
    <w:p w14:paraId="5EADB797" w14:textId="3CEA9DA4" w:rsidR="00196436" w:rsidRPr="0035141F" w:rsidDel="00E04079" w:rsidRDefault="00196436">
      <w:pPr>
        <w:keepNext/>
        <w:keepLines/>
        <w:spacing w:before="40" w:line="259" w:lineRule="auto"/>
        <w:outlineLvl w:val="1"/>
        <w:rPr>
          <w:del w:id="227" w:author="Roberta Nicoletti" w:date="2018-09-07T14:29:00Z"/>
          <w:highlight w:val="cyan"/>
        </w:rPr>
        <w:pPrChange w:id="228" w:author="Roberta Nicoletti" w:date="2018-09-07T14:29:00Z">
          <w:pPr>
            <w:jc w:val="both"/>
          </w:pPr>
        </w:pPrChange>
      </w:pPr>
      <w:del w:id="229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451910B1" wp14:editId="139D5361">
              <wp:extent cx="6120130" cy="1200150"/>
              <wp:effectExtent l="0" t="0" r="0" b="0"/>
              <wp:docPr id="27" name="Immagin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200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1EFE998" w14:textId="0FA0B690" w:rsidR="00196436" w:rsidRPr="0035141F" w:rsidDel="00E04079" w:rsidRDefault="00196436">
      <w:pPr>
        <w:keepNext/>
        <w:keepLines/>
        <w:spacing w:before="40" w:line="259" w:lineRule="auto"/>
        <w:outlineLvl w:val="1"/>
        <w:rPr>
          <w:del w:id="230" w:author="Roberta Nicoletti" w:date="2018-09-07T14:29:00Z"/>
          <w:highlight w:val="cyan"/>
        </w:rPr>
        <w:pPrChange w:id="231" w:author="Roberta Nicoletti" w:date="2018-09-07T14:29:00Z">
          <w:pPr>
            <w:jc w:val="both"/>
          </w:pPr>
        </w:pPrChange>
      </w:pPr>
    </w:p>
    <w:p w14:paraId="2C34392B" w14:textId="712D6A25" w:rsidR="007B21EA" w:rsidRPr="0035141F" w:rsidDel="00E04079" w:rsidRDefault="0080276A">
      <w:pPr>
        <w:keepNext/>
        <w:keepLines/>
        <w:spacing w:before="40" w:line="259" w:lineRule="auto"/>
        <w:outlineLvl w:val="1"/>
        <w:rPr>
          <w:del w:id="232" w:author="Roberta Nicoletti" w:date="2018-09-07T14:29:00Z"/>
          <w:highlight w:val="cyan"/>
        </w:rPr>
        <w:pPrChange w:id="233" w:author="Roberta Nicoletti" w:date="2018-09-07T14:29:00Z">
          <w:pPr>
            <w:jc w:val="both"/>
          </w:pPr>
        </w:pPrChange>
      </w:pPr>
      <w:del w:id="234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64384" behindDoc="1" locked="0" layoutInCell="1" allowOverlap="1" wp14:anchorId="38FA1DB8" wp14:editId="159466DD">
              <wp:simplePos x="0" y="0"/>
              <wp:positionH relativeFrom="margin">
                <wp:align>right</wp:align>
              </wp:positionH>
              <wp:positionV relativeFrom="paragraph">
                <wp:posOffset>381232</wp:posOffset>
              </wp:positionV>
              <wp:extent cx="3596783" cy="4329181"/>
              <wp:effectExtent l="0" t="0" r="3810" b="0"/>
              <wp:wrapTight wrapText="bothSides">
                <wp:wrapPolygon edited="0">
                  <wp:start x="0" y="0"/>
                  <wp:lineTo x="0" y="21483"/>
                  <wp:lineTo x="21165" y="21483"/>
                  <wp:lineTo x="21508" y="21293"/>
                  <wp:lineTo x="21508" y="0"/>
                  <wp:lineTo x="0" y="0"/>
                </wp:wrapPolygon>
              </wp:wrapTight>
              <wp:docPr id="2" name="Immagin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5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596783" cy="43291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B0A10" w:rsidRPr="0035141F" w:rsidDel="00E04079">
          <w:rPr>
            <w:highlight w:val="cyan"/>
          </w:rPr>
          <w:delText xml:space="preserve">Avendo usato in maniera corretta i riferimenti assoluti, </w:delText>
        </w:r>
        <w:r w:rsidR="002B0A10" w:rsidRPr="0035141F" w:rsidDel="00E04079">
          <w:rPr>
            <w:b/>
            <w:highlight w:val="cyan"/>
          </w:rPr>
          <w:delText>abbiamo bloccato la sola colonna della prima condizione</w:delText>
        </w:r>
        <w:r w:rsidR="002B0A10" w:rsidRPr="0035141F" w:rsidDel="00E04079">
          <w:rPr>
            <w:highlight w:val="cyan"/>
          </w:rPr>
          <w:delText xml:space="preserve"> </w:delText>
        </w:r>
        <w:r w:rsidR="00E87270" w:rsidRPr="0035141F" w:rsidDel="00E04079">
          <w:rPr>
            <w:highlight w:val="cyan"/>
          </w:rPr>
          <w:delText xml:space="preserve">e </w:delText>
        </w:r>
        <w:r w:rsidR="002B0A10" w:rsidRPr="0035141F" w:rsidDel="00E04079">
          <w:rPr>
            <w:highlight w:val="cyan"/>
          </w:rPr>
          <w:delText xml:space="preserve">la </w:delText>
        </w:r>
        <w:r w:rsidR="002B0A10" w:rsidRPr="0035141F" w:rsidDel="00E04079">
          <w:rPr>
            <w:b/>
            <w:highlight w:val="cyan"/>
          </w:rPr>
          <w:delText>sol</w:delText>
        </w:r>
        <w:r w:rsidR="00E87270" w:rsidRPr="0035141F" w:rsidDel="00E04079">
          <w:rPr>
            <w:b/>
            <w:highlight w:val="cyan"/>
          </w:rPr>
          <w:delText>a riga della seconda condizione</w:delText>
        </w:r>
        <w:r w:rsidR="00E87270" w:rsidRPr="0035141F" w:rsidDel="00E04079">
          <w:rPr>
            <w:highlight w:val="cyan"/>
          </w:rPr>
          <w:delText xml:space="preserve">, possiamo </w:delText>
        </w:r>
        <w:r w:rsidR="005C7932" w:rsidRPr="0035141F" w:rsidDel="00E04079">
          <w:rPr>
            <w:highlight w:val="cyan"/>
          </w:rPr>
          <w:delText xml:space="preserve">quindi </w:delText>
        </w:r>
        <w:r w:rsidR="00E87270" w:rsidRPr="0035141F" w:rsidDel="00E04079">
          <w:rPr>
            <w:highlight w:val="cyan"/>
          </w:rPr>
          <w:delText>c</w:delText>
        </w:r>
        <w:r w:rsidR="002B0A10" w:rsidRPr="0035141F" w:rsidDel="00E04079">
          <w:rPr>
            <w:highlight w:val="cyan"/>
          </w:rPr>
          <w:delText xml:space="preserve">opiare la formula </w:delText>
        </w:r>
        <w:r w:rsidR="00E87270" w:rsidRPr="0035141F" w:rsidDel="00E04079">
          <w:rPr>
            <w:highlight w:val="cyan"/>
          </w:rPr>
          <w:delText xml:space="preserve">(CTRL+C) </w:delText>
        </w:r>
        <w:r w:rsidR="002B0A10" w:rsidRPr="0035141F" w:rsidDel="00E04079">
          <w:rPr>
            <w:highlight w:val="cyan"/>
          </w:rPr>
          <w:delText>e incollare in tutto l’intervallo</w:delText>
        </w:r>
        <w:r w:rsidR="00E87270" w:rsidRPr="0035141F" w:rsidDel="00E04079">
          <w:rPr>
            <w:highlight w:val="cyan"/>
          </w:rPr>
          <w:delText xml:space="preserve"> (CTRL + V)</w:delText>
        </w:r>
        <w:r w:rsidR="002B0A10" w:rsidRPr="0035141F" w:rsidDel="00E04079">
          <w:rPr>
            <w:highlight w:val="cyan"/>
          </w:rPr>
          <w:delText xml:space="preserve">. </w:delText>
        </w:r>
        <w:r w:rsidRPr="0035141F" w:rsidDel="00E04079">
          <w:rPr>
            <w:highlight w:val="cyan"/>
          </w:rPr>
          <w:delText>Osserviamo che la tabella contiene anche delle righe in cui andrà utilizzata</w:delText>
        </w:r>
        <w:r w:rsidR="00E87270" w:rsidRPr="0035141F" w:rsidDel="00E04079">
          <w:rPr>
            <w:highlight w:val="cyan"/>
          </w:rPr>
          <w:delText xml:space="preserve"> semplicemente la funzione SOMMA()</w:delText>
        </w:r>
        <w:r w:rsidRPr="0035141F" w:rsidDel="00E04079">
          <w:rPr>
            <w:highlight w:val="cyan"/>
          </w:rPr>
          <w:delText>;</w:delText>
        </w:r>
        <w:r w:rsidR="00E87270" w:rsidRPr="0035141F" w:rsidDel="00E04079">
          <w:rPr>
            <w:highlight w:val="cyan"/>
          </w:rPr>
          <w:delText xml:space="preserve"> calcoliamo </w:delText>
        </w:r>
        <w:r w:rsidR="00E87270" w:rsidRPr="0035141F" w:rsidDel="00E04079">
          <w:rPr>
            <w:b/>
            <w:highlight w:val="cyan"/>
          </w:rPr>
          <w:delText>il risultato d’esercizio</w:delText>
        </w:r>
        <w:r w:rsidR="00E87270" w:rsidRPr="0035141F" w:rsidDel="00E04079">
          <w:rPr>
            <w:highlight w:val="cyan"/>
          </w:rPr>
          <w:delText xml:space="preserve"> che </w:delText>
        </w:r>
        <w:r w:rsidR="00420D73" w:rsidRPr="0035141F" w:rsidDel="00E04079">
          <w:rPr>
            <w:highlight w:val="cyan"/>
          </w:rPr>
          <w:delText>riportiamo anche nello stato patrimoniale</w:delText>
        </w:r>
        <w:r w:rsidR="00E87270" w:rsidRPr="0035141F" w:rsidDel="00E04079">
          <w:rPr>
            <w:highlight w:val="cyan"/>
          </w:rPr>
          <w:delText xml:space="preserve">. </w:delText>
        </w:r>
      </w:del>
    </w:p>
    <w:p w14:paraId="58331DE9" w14:textId="1F79FD66" w:rsidR="007B21EA" w:rsidRPr="0035141F" w:rsidDel="00E04079" w:rsidRDefault="00420D73">
      <w:pPr>
        <w:keepNext/>
        <w:keepLines/>
        <w:spacing w:before="40" w:line="259" w:lineRule="auto"/>
        <w:outlineLvl w:val="1"/>
        <w:rPr>
          <w:del w:id="235" w:author="Roberta Nicoletti" w:date="2018-09-07T14:29:00Z"/>
          <w:highlight w:val="cyan"/>
        </w:rPr>
        <w:pPrChange w:id="236" w:author="Roberta Nicoletti" w:date="2018-09-07T14:29:00Z">
          <w:pPr>
            <w:jc w:val="both"/>
          </w:pPr>
        </w:pPrChange>
      </w:pPr>
      <w:del w:id="237" w:author="Roberta Nicoletti" w:date="2018-09-07T14:29:00Z">
        <w:r w:rsidRPr="0035141F" w:rsidDel="00E04079">
          <w:rPr>
            <w:highlight w:val="cyan"/>
          </w:rPr>
          <w:delText xml:space="preserve">Quale operazione preliminare alle successive analisi, “percentualizziamo” </w:delText>
        </w:r>
        <w:r w:rsidR="002B0A10" w:rsidRPr="0035141F" w:rsidDel="00E04079">
          <w:rPr>
            <w:highlight w:val="cyan"/>
          </w:rPr>
          <w:delText>i dati</w:delText>
        </w:r>
        <w:r w:rsidR="00E87270" w:rsidRPr="0035141F" w:rsidDel="00E04079">
          <w:rPr>
            <w:highlight w:val="cyan"/>
          </w:rPr>
          <w:delText xml:space="preserve"> rispetto </w:delText>
        </w:r>
        <w:r w:rsidRPr="0035141F" w:rsidDel="00E04079">
          <w:rPr>
            <w:highlight w:val="cyan"/>
          </w:rPr>
          <w:delText xml:space="preserve">ai </w:delText>
        </w:r>
        <w:r w:rsidR="00E87270" w:rsidRPr="0035141F" w:rsidDel="00E04079">
          <w:rPr>
            <w:highlight w:val="cyan"/>
          </w:rPr>
          <w:delText xml:space="preserve">totali: </w:delText>
        </w:r>
        <w:r w:rsidRPr="0035141F" w:rsidDel="00E04079">
          <w:rPr>
            <w:b/>
            <w:highlight w:val="cyan"/>
          </w:rPr>
          <w:delText xml:space="preserve">rapportiamo pertanto </w:delText>
        </w:r>
        <w:r w:rsidR="002B0A10" w:rsidRPr="0035141F" w:rsidDel="00E04079">
          <w:rPr>
            <w:b/>
            <w:highlight w:val="cyan"/>
          </w:rPr>
          <w:delText>le voci dello stato patrimoniale al totale atti</w:delText>
        </w:r>
        <w:r w:rsidR="00E87270" w:rsidRPr="0035141F" w:rsidDel="00E04079">
          <w:rPr>
            <w:b/>
            <w:highlight w:val="cyan"/>
          </w:rPr>
          <w:delText xml:space="preserve">vo </w:delText>
        </w:r>
        <w:r w:rsidRPr="0035141F" w:rsidDel="00E04079">
          <w:rPr>
            <w:b/>
            <w:highlight w:val="cyan"/>
          </w:rPr>
          <w:delText xml:space="preserve">e </w:delText>
        </w:r>
        <w:r w:rsidR="00E87270" w:rsidRPr="0035141F" w:rsidDel="00E04079">
          <w:rPr>
            <w:b/>
            <w:highlight w:val="cyan"/>
          </w:rPr>
          <w:delText>quelle</w:delText>
        </w:r>
        <w:r w:rsidR="007B21EA" w:rsidRPr="0035141F" w:rsidDel="00E04079">
          <w:rPr>
            <w:b/>
            <w:highlight w:val="cyan"/>
          </w:rPr>
          <w:delText xml:space="preserve"> del conto economico ai ricavi, </w:delText>
        </w:r>
        <w:r w:rsidR="007B21EA" w:rsidRPr="0035141F" w:rsidDel="00E04079">
          <w:rPr>
            <w:highlight w:val="cyan"/>
          </w:rPr>
          <w:delText>facendo buon uso dei</w:delText>
        </w:r>
        <w:r w:rsidR="00153A46" w:rsidRPr="0035141F" w:rsidDel="00E04079">
          <w:rPr>
            <w:highlight w:val="cyan"/>
          </w:rPr>
          <w:delText xml:space="preserve"> riferimenti assoluti.</w:delText>
        </w:r>
      </w:del>
    </w:p>
    <w:p w14:paraId="10EA676A" w14:textId="0983D368" w:rsidR="00153A46" w:rsidRPr="0035141F" w:rsidDel="00E04079" w:rsidRDefault="007B21EA">
      <w:pPr>
        <w:keepNext/>
        <w:keepLines/>
        <w:spacing w:before="40" w:line="259" w:lineRule="auto"/>
        <w:outlineLvl w:val="1"/>
        <w:rPr>
          <w:del w:id="238" w:author="Roberta Nicoletti" w:date="2018-09-07T14:29:00Z"/>
          <w:highlight w:val="cyan"/>
        </w:rPr>
        <w:pPrChange w:id="239" w:author="Roberta Nicoletti" w:date="2018-09-07T14:29:00Z">
          <w:pPr>
            <w:jc w:val="both"/>
          </w:pPr>
        </w:pPrChange>
      </w:pPr>
      <w:del w:id="240" w:author="Roberta Nicoletti" w:date="2018-09-07T14:29:00Z">
        <w:r w:rsidRPr="0035141F" w:rsidDel="00E04079">
          <w:rPr>
            <w:highlight w:val="cyan"/>
          </w:rPr>
          <w:delText xml:space="preserve">Cominciamo col riportare in calce alla tabella, a partire dalla riga 53, </w:delText>
        </w:r>
        <w:r w:rsidR="00153A46" w:rsidRPr="0035141F" w:rsidDel="00E04079">
          <w:rPr>
            <w:highlight w:val="cyan"/>
          </w:rPr>
          <w:delText>i dati</w:delText>
        </w:r>
        <w:r w:rsidR="002C57F0" w:rsidRPr="0035141F" w:rsidDel="00E04079">
          <w:rPr>
            <w:highlight w:val="cyan"/>
          </w:rPr>
          <w:delText xml:space="preserve"> più significativi</w:delText>
        </w:r>
        <w:r w:rsidR="005C7932" w:rsidRPr="0035141F" w:rsidDel="00E04079">
          <w:rPr>
            <w:highlight w:val="cyan"/>
          </w:rPr>
          <w:delText>;</w:delText>
        </w:r>
        <w:r w:rsidRPr="0035141F" w:rsidDel="00E04079">
          <w:rPr>
            <w:highlight w:val="cyan"/>
          </w:rPr>
          <w:delText xml:space="preserve"> ci serviranno per richiamarli più velocemente nelle successive formule.</w:delText>
        </w:r>
      </w:del>
    </w:p>
    <w:p w14:paraId="34B0452E" w14:textId="2151F475" w:rsidR="002C57F0" w:rsidRPr="0035141F" w:rsidDel="00E04079" w:rsidRDefault="002C57F0">
      <w:pPr>
        <w:keepNext/>
        <w:keepLines/>
        <w:spacing w:before="40" w:line="259" w:lineRule="auto"/>
        <w:outlineLvl w:val="1"/>
        <w:rPr>
          <w:del w:id="241" w:author="Roberta Nicoletti" w:date="2018-09-07T14:29:00Z"/>
          <w:highlight w:val="cyan"/>
        </w:rPr>
        <w:pPrChange w:id="242" w:author="Roberta Nicoletti" w:date="2018-09-07T14:29:00Z">
          <w:pPr>
            <w:jc w:val="both"/>
          </w:pPr>
        </w:pPrChange>
      </w:pPr>
    </w:p>
    <w:p w14:paraId="59582E3C" w14:textId="28301493" w:rsidR="002C57F0" w:rsidRPr="0035141F" w:rsidDel="00E04079" w:rsidRDefault="002C57F0">
      <w:pPr>
        <w:keepNext/>
        <w:keepLines/>
        <w:spacing w:before="40" w:line="259" w:lineRule="auto"/>
        <w:outlineLvl w:val="1"/>
        <w:rPr>
          <w:del w:id="243" w:author="Roberta Nicoletti" w:date="2018-09-07T14:29:00Z"/>
          <w:highlight w:val="cyan"/>
        </w:rPr>
        <w:pPrChange w:id="244" w:author="Roberta Nicoletti" w:date="2018-09-07T14:29:00Z">
          <w:pPr>
            <w:jc w:val="both"/>
          </w:pPr>
        </w:pPrChange>
      </w:pPr>
      <w:del w:id="245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3649A8A9" wp14:editId="793AEFB8">
              <wp:extent cx="6120130" cy="3297555"/>
              <wp:effectExtent l="0" t="0" r="0" b="0"/>
              <wp:docPr id="17" name="Immagin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297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0E4F84A" w14:textId="7D3B1483" w:rsidR="00153A46" w:rsidRPr="0035141F" w:rsidDel="00E04079" w:rsidRDefault="00153A46">
      <w:pPr>
        <w:keepNext/>
        <w:keepLines/>
        <w:spacing w:before="40" w:line="259" w:lineRule="auto"/>
        <w:outlineLvl w:val="1"/>
        <w:rPr>
          <w:del w:id="246" w:author="Roberta Nicoletti" w:date="2018-09-07T14:29:00Z"/>
          <w:highlight w:val="cyan"/>
        </w:rPr>
        <w:pPrChange w:id="247" w:author="Roberta Nicoletti" w:date="2018-09-07T14:29:00Z">
          <w:pPr>
            <w:jc w:val="both"/>
          </w:pPr>
        </w:pPrChange>
      </w:pPr>
    </w:p>
    <w:p w14:paraId="4A542F6B" w14:textId="5C99846F" w:rsidR="00016B99" w:rsidRPr="0035141F" w:rsidDel="00E04079" w:rsidRDefault="00016B99">
      <w:pPr>
        <w:keepNext/>
        <w:keepLines/>
        <w:spacing w:before="40" w:line="259" w:lineRule="auto"/>
        <w:outlineLvl w:val="1"/>
        <w:rPr>
          <w:del w:id="248" w:author="Roberta Nicoletti" w:date="2018-09-07T14:29:00Z"/>
          <w:highlight w:val="cyan"/>
        </w:rPr>
        <w:pPrChange w:id="249" w:author="Roberta Nicoletti" w:date="2018-09-07T14:29:00Z">
          <w:pPr>
            <w:jc w:val="both"/>
          </w:pPr>
        </w:pPrChange>
      </w:pPr>
      <w:del w:id="250" w:author="Roberta Nicoletti" w:date="2018-09-07T14:29:00Z">
        <w:r w:rsidRPr="0035141F" w:rsidDel="00E04079">
          <w:rPr>
            <w:highlight w:val="cyan"/>
          </w:rPr>
          <w:delText xml:space="preserve">Nelle righe successive </w:delText>
        </w:r>
        <w:r w:rsidR="007B21EA" w:rsidRPr="0035141F" w:rsidDel="00E04079">
          <w:rPr>
            <w:highlight w:val="cyan"/>
          </w:rPr>
          <w:delText xml:space="preserve">possiamo </w:delText>
        </w:r>
        <w:r w:rsidRPr="0035141F" w:rsidDel="00E04079">
          <w:rPr>
            <w:highlight w:val="cyan"/>
          </w:rPr>
          <w:delText>percentualizzare rispetto alle righe 59 (67) e 69</w:delText>
        </w:r>
        <w:r w:rsidR="007B21EA" w:rsidRPr="0035141F" w:rsidDel="00E04079">
          <w:rPr>
            <w:highlight w:val="cyan"/>
          </w:rPr>
          <w:delText xml:space="preserve"> utilizzando i riferimenti assoluti sulla riga,</w:delText>
        </w:r>
        <w:r w:rsidRPr="0035141F" w:rsidDel="00E04079">
          <w:rPr>
            <w:highlight w:val="cyan"/>
          </w:rPr>
          <w:delText xml:space="preserve"> oppure avvalerci dei nomi.</w:delText>
        </w:r>
      </w:del>
    </w:p>
    <w:p w14:paraId="31CD27C9" w14:textId="59AE7D8E" w:rsidR="00016B99" w:rsidRPr="0035141F" w:rsidDel="00E04079" w:rsidRDefault="002B0A10">
      <w:pPr>
        <w:keepNext/>
        <w:keepLines/>
        <w:spacing w:before="40" w:line="259" w:lineRule="auto"/>
        <w:outlineLvl w:val="1"/>
        <w:rPr>
          <w:del w:id="251" w:author="Roberta Nicoletti" w:date="2018-09-07T14:29:00Z"/>
          <w:highlight w:val="cyan"/>
        </w:rPr>
        <w:pPrChange w:id="252" w:author="Roberta Nicoletti" w:date="2018-09-07T14:29:00Z">
          <w:pPr>
            <w:jc w:val="both"/>
          </w:pPr>
        </w:pPrChange>
      </w:pPr>
      <w:del w:id="253" w:author="Roberta Nicoletti" w:date="2018-09-07T14:29:00Z">
        <w:r w:rsidRPr="0035141F" w:rsidDel="00E04079">
          <w:rPr>
            <w:highlight w:val="cyan"/>
          </w:rPr>
          <w:delText xml:space="preserve">Per creare il nome </w:delText>
        </w:r>
        <w:r w:rsidR="00016B99" w:rsidRPr="0035141F" w:rsidDel="00E04079">
          <w:rPr>
            <w:highlight w:val="cyan"/>
          </w:rPr>
          <w:delText xml:space="preserve">che corrisponde al Totale dell’attivo, </w:delText>
        </w:r>
        <w:r w:rsidRPr="0035141F" w:rsidDel="00E04079">
          <w:rPr>
            <w:highlight w:val="cyan"/>
          </w:rPr>
          <w:delText xml:space="preserve">che </w:delText>
        </w:r>
        <w:r w:rsidR="007B21EA" w:rsidRPr="0035141F" w:rsidDel="00E04079">
          <w:rPr>
            <w:highlight w:val="cyan"/>
          </w:rPr>
          <w:delText xml:space="preserve">chiamiamo </w:delText>
        </w:r>
        <w:r w:rsidR="00016B99" w:rsidRPr="0035141F" w:rsidDel="00E04079">
          <w:rPr>
            <w:highlight w:val="cyan"/>
          </w:rPr>
          <w:delText>CI (</w:delText>
        </w:r>
        <w:r w:rsidRPr="0035141F" w:rsidDel="00E04079">
          <w:rPr>
            <w:highlight w:val="cyan"/>
          </w:rPr>
          <w:delText>capitale investito</w:delText>
        </w:r>
        <w:r w:rsidR="00016B99" w:rsidRPr="0035141F" w:rsidDel="00E04079">
          <w:rPr>
            <w:highlight w:val="cyan"/>
          </w:rPr>
          <w:delText>)</w:delText>
        </w:r>
        <w:r w:rsidR="007B21EA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procediamo così</w:delText>
        </w:r>
        <w:r w:rsidR="00016B99" w:rsidRPr="0035141F" w:rsidDel="00E04079">
          <w:rPr>
            <w:highlight w:val="cyan"/>
          </w:rPr>
          <w:delText>:</w:delText>
        </w:r>
      </w:del>
    </w:p>
    <w:p w14:paraId="7AF1C7BF" w14:textId="1613936B" w:rsidR="00016B99" w:rsidRPr="0035141F" w:rsidDel="00E04079" w:rsidRDefault="00016B99">
      <w:pPr>
        <w:keepNext/>
        <w:keepLines/>
        <w:spacing w:before="40" w:line="259" w:lineRule="auto"/>
        <w:outlineLvl w:val="1"/>
        <w:rPr>
          <w:del w:id="254" w:author="Roberta Nicoletti" w:date="2018-09-07T14:29:00Z"/>
          <w:highlight w:val="cyan"/>
        </w:rPr>
        <w:pPrChange w:id="255" w:author="Roberta Nicoletti" w:date="2018-09-07T14:29:00Z">
          <w:pPr>
            <w:jc w:val="both"/>
          </w:pPr>
        </w:pPrChange>
      </w:pPr>
    </w:p>
    <w:p w14:paraId="18ED45C9" w14:textId="0B9182B8" w:rsidR="00016B99" w:rsidRPr="0035141F" w:rsidDel="00E04079" w:rsidRDefault="007B21EA">
      <w:pPr>
        <w:pStyle w:val="Paragrafoelenco"/>
        <w:keepNext/>
        <w:keepLines/>
        <w:numPr>
          <w:ilvl w:val="0"/>
          <w:numId w:val="23"/>
        </w:numPr>
        <w:spacing w:before="40" w:line="259" w:lineRule="auto"/>
        <w:outlineLvl w:val="1"/>
        <w:rPr>
          <w:del w:id="256" w:author="Roberta Nicoletti" w:date="2018-09-07T14:29:00Z"/>
          <w:highlight w:val="cyan"/>
        </w:rPr>
        <w:pPrChange w:id="257" w:author="Roberta Nicoletti" w:date="2018-09-07T14:29:00Z">
          <w:pPr>
            <w:pStyle w:val="Paragrafoelenco"/>
            <w:numPr>
              <w:numId w:val="23"/>
            </w:numPr>
            <w:ind w:hanging="360"/>
            <w:jc w:val="both"/>
          </w:pPr>
        </w:pPrChange>
      </w:pPr>
      <w:del w:id="258" w:author="Roberta Nicoletti" w:date="2018-09-07T14:29:00Z">
        <w:r w:rsidRPr="0035141F" w:rsidDel="00E04079">
          <w:rPr>
            <w:highlight w:val="cyan"/>
          </w:rPr>
          <w:delText>Posizioniamo</w:delText>
        </w:r>
        <w:r w:rsidR="002B0A10" w:rsidRPr="0035141F" w:rsidDel="00E04079">
          <w:rPr>
            <w:highlight w:val="cyan"/>
          </w:rPr>
          <w:delText>ci sulla cella</w:delText>
        </w:r>
        <w:r w:rsidR="00016B99" w:rsidRPr="0035141F" w:rsidDel="00E04079">
          <w:rPr>
            <w:highlight w:val="cyan"/>
          </w:rPr>
          <w:delText xml:space="preserve"> C59 e diamo il comando </w:delText>
        </w:r>
        <w:r w:rsidR="00016B99" w:rsidRPr="0035141F" w:rsidDel="00E04079">
          <w:rPr>
            <w:b/>
            <w:highlight w:val="cyan"/>
          </w:rPr>
          <w:delText>Definisci nome</w:delText>
        </w:r>
        <w:r w:rsidR="00016B99" w:rsidRPr="0035141F" w:rsidDel="00E04079">
          <w:rPr>
            <w:highlight w:val="cyan"/>
          </w:rPr>
          <w:delText xml:space="preserve"> della scheda </w:delText>
        </w:r>
        <w:r w:rsidR="00016B99" w:rsidRPr="0035141F" w:rsidDel="00E04079">
          <w:rPr>
            <w:b/>
            <w:highlight w:val="cyan"/>
          </w:rPr>
          <w:delText>Formule</w:delText>
        </w:r>
      </w:del>
    </w:p>
    <w:p w14:paraId="7C8D2E19" w14:textId="4B2BB414" w:rsidR="00016B99" w:rsidRPr="0035141F" w:rsidDel="00E04079" w:rsidRDefault="00016B99">
      <w:pPr>
        <w:pStyle w:val="Paragrafoelenco"/>
        <w:keepNext/>
        <w:keepLines/>
        <w:numPr>
          <w:ilvl w:val="0"/>
          <w:numId w:val="23"/>
        </w:numPr>
        <w:spacing w:before="40" w:line="259" w:lineRule="auto"/>
        <w:outlineLvl w:val="1"/>
        <w:rPr>
          <w:del w:id="259" w:author="Roberta Nicoletti" w:date="2018-09-07T14:29:00Z"/>
          <w:highlight w:val="cyan"/>
        </w:rPr>
        <w:pPrChange w:id="260" w:author="Roberta Nicoletti" w:date="2018-09-07T14:29:00Z">
          <w:pPr>
            <w:pStyle w:val="Paragrafoelenco"/>
            <w:numPr>
              <w:numId w:val="23"/>
            </w:numPr>
            <w:ind w:hanging="360"/>
            <w:jc w:val="both"/>
          </w:pPr>
        </w:pPrChange>
      </w:pPr>
      <w:del w:id="261" w:author="Roberta Nicoletti" w:date="2018-09-07T14:29:00Z">
        <w:r w:rsidRPr="0035141F" w:rsidDel="00E04079">
          <w:rPr>
            <w:highlight w:val="cyan"/>
          </w:rPr>
          <w:delText>Nella finestra sostituiamo il nome Totale_Attivo in C</w:delText>
        </w:r>
        <w:r w:rsidR="005C7932" w:rsidRPr="0035141F" w:rsidDel="00E04079">
          <w:rPr>
            <w:highlight w:val="cyan"/>
          </w:rPr>
          <w:delText>I</w:delText>
        </w:r>
        <w:r w:rsidRPr="0035141F" w:rsidDel="00E04079">
          <w:rPr>
            <w:highlight w:val="cyan"/>
          </w:rPr>
          <w:delText xml:space="preserve"> </w:delText>
        </w:r>
      </w:del>
    </w:p>
    <w:p w14:paraId="78689FCE" w14:textId="3A9A86A8" w:rsidR="00016B99" w:rsidRPr="0035141F" w:rsidDel="00E04079" w:rsidRDefault="00016B99">
      <w:pPr>
        <w:pStyle w:val="Paragrafoelenco"/>
        <w:keepNext/>
        <w:keepLines/>
        <w:numPr>
          <w:ilvl w:val="0"/>
          <w:numId w:val="23"/>
        </w:numPr>
        <w:spacing w:before="40" w:line="259" w:lineRule="auto"/>
        <w:outlineLvl w:val="1"/>
        <w:rPr>
          <w:del w:id="262" w:author="Roberta Nicoletti" w:date="2018-09-07T14:29:00Z"/>
          <w:highlight w:val="cyan"/>
        </w:rPr>
        <w:pPrChange w:id="263" w:author="Roberta Nicoletti" w:date="2018-09-07T14:29:00Z">
          <w:pPr>
            <w:pStyle w:val="Paragrafoelenco"/>
            <w:numPr>
              <w:numId w:val="23"/>
            </w:numPr>
            <w:ind w:hanging="360"/>
            <w:jc w:val="both"/>
          </w:pPr>
        </w:pPrChange>
      </w:pPr>
      <w:del w:id="264" w:author="Roberta Nicoletti" w:date="2018-09-07T14:29:00Z">
        <w:r w:rsidRPr="0035141F" w:rsidDel="00E04079">
          <w:rPr>
            <w:highlight w:val="cyan"/>
          </w:rPr>
          <w:delText xml:space="preserve">Come si osserva la casella </w:delText>
        </w:r>
        <w:r w:rsidRPr="0035141F" w:rsidDel="00E04079">
          <w:rPr>
            <w:i/>
            <w:highlight w:val="cyan"/>
          </w:rPr>
          <w:delText>Riferito a</w:delText>
        </w:r>
        <w:r w:rsidRPr="0035141F" w:rsidDel="00E04079">
          <w:rPr>
            <w:highlight w:val="cyan"/>
          </w:rPr>
          <w:delText xml:space="preserve"> riporta =</w:delText>
        </w:r>
        <w:r w:rsidR="007B21EA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highlight w:val="cyan"/>
          </w:rPr>
          <w:delText>Analisi!</w:delText>
        </w:r>
        <w:r w:rsidRPr="0035141F" w:rsidDel="00E04079">
          <w:rPr>
            <w:b/>
            <w:highlight w:val="cyan"/>
          </w:rPr>
          <w:delText>$</w:delText>
        </w:r>
        <w:r w:rsidRPr="0035141F" w:rsidDel="00E04079">
          <w:rPr>
            <w:highlight w:val="cyan"/>
          </w:rPr>
          <w:delText>C</w:delText>
        </w:r>
        <w:r w:rsidRPr="0035141F" w:rsidDel="00E04079">
          <w:rPr>
            <w:b/>
            <w:highlight w:val="cyan"/>
          </w:rPr>
          <w:delText>$</w:delText>
        </w:r>
        <w:r w:rsidR="007B21EA" w:rsidRPr="0035141F" w:rsidDel="00E04079">
          <w:rPr>
            <w:highlight w:val="cyan"/>
          </w:rPr>
          <w:delText>59 poiché</w:delText>
        </w:r>
        <w:r w:rsidRPr="0035141F" w:rsidDel="00E04079">
          <w:rPr>
            <w:highlight w:val="cyan"/>
          </w:rPr>
          <w:delText xml:space="preserve"> è impostato </w:delText>
        </w:r>
        <w:r w:rsidRPr="0035141F" w:rsidDel="00E04079">
          <w:rPr>
            <w:b/>
            <w:highlight w:val="cyan"/>
          </w:rPr>
          <w:delText>un riferimento assoluto sia sulla riga che sulla colonna</w:delText>
        </w:r>
        <w:r w:rsidRPr="0035141F" w:rsidDel="00E04079">
          <w:rPr>
            <w:highlight w:val="cyan"/>
          </w:rPr>
          <w:delText xml:space="preserve"> </w:delText>
        </w:r>
        <w:r w:rsidR="007B21EA" w:rsidRPr="0035141F" w:rsidDel="00E04079">
          <w:rPr>
            <w:highlight w:val="cyan"/>
          </w:rPr>
          <w:delText>preceduti</w:delText>
        </w:r>
        <w:r w:rsidR="00E87114" w:rsidRPr="0035141F" w:rsidDel="00E04079">
          <w:rPr>
            <w:highlight w:val="cyan"/>
          </w:rPr>
          <w:delText xml:space="preserve"> entrambi</w:delText>
        </w:r>
        <w:r w:rsidRPr="0035141F" w:rsidDel="00E04079">
          <w:rPr>
            <w:highlight w:val="cyan"/>
          </w:rPr>
          <w:delText xml:space="preserve"> dal $</w:delText>
        </w:r>
        <w:r w:rsidR="00E54D2C" w:rsidRPr="0035141F" w:rsidDel="00E04079">
          <w:rPr>
            <w:highlight w:val="cyan"/>
          </w:rPr>
          <w:delText>;</w:delText>
        </w:r>
        <w:r w:rsidRPr="0035141F" w:rsidDel="00E04079">
          <w:rPr>
            <w:highlight w:val="cyan"/>
          </w:rPr>
          <w:delText xml:space="preserve"> </w:delText>
        </w:r>
        <w:r w:rsidR="00E87114" w:rsidRPr="0035141F" w:rsidDel="00E04079">
          <w:rPr>
            <w:highlight w:val="cyan"/>
          </w:rPr>
          <w:delText xml:space="preserve">a noi serve </w:delText>
        </w:r>
        <w:r w:rsidRPr="0035141F" w:rsidDel="00E04079">
          <w:rPr>
            <w:highlight w:val="cyan"/>
          </w:rPr>
          <w:delText xml:space="preserve">rendere </w:delText>
        </w:r>
        <w:r w:rsidRPr="0035141F" w:rsidDel="00E04079">
          <w:rPr>
            <w:b/>
            <w:highlight w:val="cyan"/>
          </w:rPr>
          <w:delText xml:space="preserve">relativa </w:delText>
        </w:r>
        <w:r w:rsidR="00E54D2C" w:rsidRPr="0035141F" w:rsidDel="00E04079">
          <w:rPr>
            <w:b/>
            <w:highlight w:val="cyan"/>
          </w:rPr>
          <w:delText>la sola colonna</w:delText>
        </w:r>
        <w:r w:rsidR="00E87114" w:rsidRPr="0035141F" w:rsidDel="00E04079">
          <w:rPr>
            <w:b/>
            <w:highlight w:val="cyan"/>
          </w:rPr>
          <w:delText>.</w:delText>
        </w:r>
        <w:r w:rsidR="00E54D2C" w:rsidRPr="0035141F" w:rsidDel="00E04079">
          <w:rPr>
            <w:highlight w:val="cyan"/>
          </w:rPr>
          <w:delText xml:space="preserve"> </w:delText>
        </w:r>
        <w:r w:rsidR="00E87114" w:rsidRPr="0035141F" w:rsidDel="00E04079">
          <w:rPr>
            <w:highlight w:val="cyan"/>
          </w:rPr>
          <w:delText>B</w:delText>
        </w:r>
        <w:r w:rsidRPr="0035141F" w:rsidDel="00E04079">
          <w:rPr>
            <w:highlight w:val="cyan"/>
          </w:rPr>
          <w:delText xml:space="preserve">asterà </w:delText>
        </w:r>
        <w:r w:rsidR="00E54D2C" w:rsidRPr="0035141F" w:rsidDel="00E04079">
          <w:rPr>
            <w:highlight w:val="cyan"/>
          </w:rPr>
          <w:delText xml:space="preserve">allora </w:delText>
        </w:r>
        <w:r w:rsidRPr="0035141F" w:rsidDel="00E04079">
          <w:rPr>
            <w:highlight w:val="cyan"/>
          </w:rPr>
          <w:delText>modificare il riferimento in</w:delText>
        </w:r>
        <w:r w:rsidR="00E54D2C" w:rsidRPr="0035141F" w:rsidDel="00E04079">
          <w:rPr>
            <w:highlight w:val="cyan"/>
          </w:rPr>
          <w:delText xml:space="preserve"> =Analisi!C</w:delText>
        </w:r>
        <w:r w:rsidR="00E54D2C" w:rsidRPr="0035141F" w:rsidDel="00E04079">
          <w:rPr>
            <w:b/>
            <w:highlight w:val="cyan"/>
          </w:rPr>
          <w:delText>$</w:delText>
        </w:r>
        <w:r w:rsidR="00E54D2C" w:rsidRPr="0035141F" w:rsidDel="00E04079">
          <w:rPr>
            <w:highlight w:val="cyan"/>
          </w:rPr>
          <w:delText>59 per ottenere un nome</w:delText>
        </w:r>
        <w:r w:rsidRPr="0035141F" w:rsidDel="00E04079">
          <w:rPr>
            <w:highlight w:val="cyan"/>
          </w:rPr>
          <w:delText xml:space="preserve"> che riporterà in qualsiasi foglio ci troveremo sempre il contenuto della</w:delText>
        </w:r>
        <w:r w:rsidR="00E54D2C" w:rsidRPr="0035141F" w:rsidDel="00E04079">
          <w:rPr>
            <w:highlight w:val="cyan"/>
          </w:rPr>
          <w:delText xml:space="preserve"> riga 59 e della colonna in cui sarà collocata la formula.</w:delText>
        </w:r>
      </w:del>
    </w:p>
    <w:p w14:paraId="081C973D" w14:textId="552CA01D" w:rsidR="00E54D2C" w:rsidRPr="0035141F" w:rsidDel="00E04079" w:rsidRDefault="00E54D2C">
      <w:pPr>
        <w:pStyle w:val="Paragrafoelenco"/>
        <w:keepNext/>
        <w:keepLines/>
        <w:spacing w:before="40" w:line="259" w:lineRule="auto"/>
        <w:outlineLvl w:val="1"/>
        <w:rPr>
          <w:del w:id="265" w:author="Roberta Nicoletti" w:date="2018-09-07T14:29:00Z"/>
          <w:highlight w:val="cyan"/>
        </w:rPr>
        <w:pPrChange w:id="266" w:author="Roberta Nicoletti" w:date="2018-09-07T14:29:00Z">
          <w:pPr>
            <w:pStyle w:val="Paragrafoelenco"/>
            <w:jc w:val="both"/>
          </w:pPr>
        </w:pPrChange>
      </w:pPr>
    </w:p>
    <w:p w14:paraId="7B284A91" w14:textId="3DC8FA29" w:rsidR="00016B99" w:rsidRPr="0035141F" w:rsidDel="00E04079" w:rsidRDefault="00016B99">
      <w:pPr>
        <w:keepNext/>
        <w:keepLines/>
        <w:spacing w:before="40" w:line="259" w:lineRule="auto"/>
        <w:outlineLvl w:val="1"/>
        <w:rPr>
          <w:del w:id="267" w:author="Roberta Nicoletti" w:date="2018-09-07T14:29:00Z"/>
          <w:highlight w:val="cyan"/>
        </w:rPr>
        <w:pPrChange w:id="268" w:author="Roberta Nicoletti" w:date="2018-09-07T14:29:00Z">
          <w:pPr>
            <w:jc w:val="both"/>
          </w:pPr>
        </w:pPrChange>
      </w:pPr>
      <w:del w:id="269" w:author="Roberta Nicoletti" w:date="2018-09-07T14:29:00Z">
        <w:r w:rsidRPr="0035141F" w:rsidDel="00E04079">
          <w:rPr>
            <w:noProof/>
            <w:highlight w:val="cyan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3BC6FAE" wp14:editId="650B51F7">
                  <wp:simplePos x="0" y="0"/>
                  <wp:positionH relativeFrom="column">
                    <wp:posOffset>4632454</wp:posOffset>
                  </wp:positionH>
                  <wp:positionV relativeFrom="paragraph">
                    <wp:posOffset>2294916</wp:posOffset>
                  </wp:positionV>
                  <wp:extent cx="737118" cy="180392"/>
                  <wp:effectExtent l="0" t="0" r="25400" b="10160"/>
                  <wp:wrapNone/>
                  <wp:docPr id="25" name="Ovale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37118" cy="180392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78FC8645" id="Ovale 25" o:spid="_x0000_s1026" style="position:absolute;margin-left:364.75pt;margin-top:180.7pt;width:58.05pt;height: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" filled="f" strokecolor="black [3200]" strokeweight="1pt">
                  <v:stroke joinstyle="miter"/>
                </v:oval>
              </w:pict>
            </mc:Fallback>
          </mc:AlternateContent>
        </w:r>
        <w:r w:rsidRPr="0035141F" w:rsidDel="00E04079">
          <w:rPr>
            <w:noProof/>
            <w:highlight w:val="cyan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1F64E843" wp14:editId="7E544EC3">
                  <wp:simplePos x="0" y="0"/>
                  <wp:positionH relativeFrom="column">
                    <wp:posOffset>3571992</wp:posOffset>
                  </wp:positionH>
                  <wp:positionV relativeFrom="paragraph">
                    <wp:posOffset>376542</wp:posOffset>
                  </wp:positionV>
                  <wp:extent cx="737118" cy="180392"/>
                  <wp:effectExtent l="0" t="0" r="25400" b="10160"/>
                  <wp:wrapNone/>
                  <wp:docPr id="20" name="Ovale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37118" cy="180392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509D741E" id="Ovale 20" o:spid="_x0000_s1026" style="position:absolute;margin-left:281.25pt;margin-top:29.65pt;width:58.05pt;height:1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" filled="f" strokecolor="black [3200]" strokeweight="1pt">
                  <v:stroke joinstyle="miter"/>
                </v:oval>
              </w:pict>
            </mc:Fallback>
          </mc:AlternateContent>
        </w:r>
        <w:r w:rsidRPr="0035141F" w:rsidDel="00E04079">
          <w:rPr>
            <w:noProof/>
            <w:highlight w:val="cyan"/>
          </w:rPr>
          <w:drawing>
            <wp:inline distT="0" distB="0" distL="0" distR="0" wp14:anchorId="22F66902" wp14:editId="035E8D79">
              <wp:extent cx="6120130" cy="2814955"/>
              <wp:effectExtent l="0" t="0" r="0" b="4445"/>
              <wp:docPr id="19" name="Immagin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8149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250BC14" w14:textId="44E4BD27" w:rsidR="00016B99" w:rsidRPr="0035141F" w:rsidDel="00E04079" w:rsidRDefault="00016B99">
      <w:pPr>
        <w:keepNext/>
        <w:keepLines/>
        <w:spacing w:before="40" w:line="259" w:lineRule="auto"/>
        <w:outlineLvl w:val="1"/>
        <w:rPr>
          <w:del w:id="270" w:author="Roberta Nicoletti" w:date="2018-09-07T14:29:00Z"/>
          <w:highlight w:val="cyan"/>
        </w:rPr>
        <w:pPrChange w:id="271" w:author="Roberta Nicoletti" w:date="2018-09-07T14:29:00Z">
          <w:pPr>
            <w:jc w:val="both"/>
          </w:pPr>
        </w:pPrChange>
      </w:pPr>
    </w:p>
    <w:p w14:paraId="407C5CA6" w14:textId="61ABDAEB" w:rsidR="00A3035B" w:rsidRPr="0035141F" w:rsidDel="00E04079" w:rsidRDefault="00E87114">
      <w:pPr>
        <w:keepNext/>
        <w:keepLines/>
        <w:spacing w:before="40" w:line="259" w:lineRule="auto"/>
        <w:outlineLvl w:val="1"/>
        <w:rPr>
          <w:del w:id="272" w:author="Roberta Nicoletti" w:date="2018-09-07T14:29:00Z"/>
          <w:highlight w:val="cyan"/>
        </w:rPr>
        <w:pPrChange w:id="273" w:author="Roberta Nicoletti" w:date="2018-09-07T14:29:00Z">
          <w:pPr>
            <w:jc w:val="both"/>
          </w:pPr>
        </w:pPrChange>
      </w:pPr>
      <w:del w:id="274" w:author="Roberta Nicoletti" w:date="2018-09-07T14:29:00Z">
        <w:r w:rsidRPr="0035141F" w:rsidDel="00E04079">
          <w:rPr>
            <w:highlight w:val="cyan"/>
          </w:rPr>
          <w:delText>Posizionando preliminarmente il cursore nella colonna C, p</w:delText>
        </w:r>
        <w:r w:rsidR="00A3035B" w:rsidRPr="0035141F" w:rsidDel="00E04079">
          <w:rPr>
            <w:highlight w:val="cyan"/>
          </w:rPr>
          <w:delText xml:space="preserve">er il fatturato creiamo un nome </w:delText>
        </w:r>
        <w:r w:rsidR="00A3035B" w:rsidRPr="0035141F" w:rsidDel="00E04079">
          <w:rPr>
            <w:b/>
            <w:highlight w:val="cyan"/>
          </w:rPr>
          <w:delText>Fatt</w:delText>
        </w:r>
        <w:r w:rsidR="00A3035B" w:rsidRPr="0035141F" w:rsidDel="00E04079">
          <w:rPr>
            <w:highlight w:val="cyan"/>
          </w:rPr>
          <w:delText xml:space="preserve"> che corrisponde a </w:delText>
        </w:r>
        <w:r w:rsidR="00A3035B" w:rsidRPr="0035141F" w:rsidDel="00E04079">
          <w:rPr>
            <w:b/>
            <w:highlight w:val="cyan"/>
          </w:rPr>
          <w:delText>Analisi!C$69</w:delText>
        </w:r>
        <w:r w:rsidR="00A3035B" w:rsidRPr="0035141F" w:rsidDel="00E04079">
          <w:rPr>
            <w:highlight w:val="cyan"/>
          </w:rPr>
          <w:delText xml:space="preserve">. Per percentualizzare lo stato patrimoniale ora basterà dividere tutto per </w:delText>
        </w:r>
        <w:r w:rsidR="00A3035B" w:rsidRPr="0035141F" w:rsidDel="00E04079">
          <w:rPr>
            <w:b/>
            <w:highlight w:val="cyan"/>
          </w:rPr>
          <w:delText>CI</w:delText>
        </w:r>
        <w:r w:rsidR="00A3035B" w:rsidRPr="0035141F" w:rsidDel="00E04079">
          <w:rPr>
            <w:highlight w:val="cyan"/>
          </w:rPr>
          <w:delText xml:space="preserve"> (facendo attenzione ai segni) e per </w:delText>
        </w:r>
        <w:r w:rsidR="00A3035B" w:rsidRPr="0035141F" w:rsidDel="00E04079">
          <w:rPr>
            <w:b/>
            <w:highlight w:val="cyan"/>
          </w:rPr>
          <w:delText>Fatt</w:delText>
        </w:r>
        <w:r w:rsidR="00A3035B" w:rsidRPr="0035141F" w:rsidDel="00E04079">
          <w:rPr>
            <w:highlight w:val="cyan"/>
          </w:rPr>
          <w:delText>.</w:delText>
        </w:r>
      </w:del>
    </w:p>
    <w:p w14:paraId="1B56EDF9" w14:textId="58079137" w:rsidR="00A3035B" w:rsidRPr="0035141F" w:rsidDel="00E04079" w:rsidRDefault="00A3035B">
      <w:pPr>
        <w:keepNext/>
        <w:keepLines/>
        <w:spacing w:before="40" w:line="259" w:lineRule="auto"/>
        <w:outlineLvl w:val="1"/>
        <w:rPr>
          <w:del w:id="275" w:author="Roberta Nicoletti" w:date="2018-09-07T14:29:00Z"/>
          <w:highlight w:val="cyan"/>
        </w:rPr>
        <w:pPrChange w:id="276" w:author="Roberta Nicoletti" w:date="2018-09-07T14:29:00Z">
          <w:pPr>
            <w:jc w:val="both"/>
          </w:pPr>
        </w:pPrChange>
      </w:pPr>
      <w:del w:id="277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3DADFFEA" wp14:editId="5D660D88">
              <wp:extent cx="6120130" cy="3423920"/>
              <wp:effectExtent l="0" t="0" r="0" b="5080"/>
              <wp:docPr id="28" name="Immagine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423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ADD4066" w14:textId="6771909C" w:rsidR="00A3035B" w:rsidRPr="0035141F" w:rsidDel="00E04079" w:rsidRDefault="00A3035B">
      <w:pPr>
        <w:keepNext/>
        <w:keepLines/>
        <w:spacing w:before="40" w:line="259" w:lineRule="auto"/>
        <w:outlineLvl w:val="1"/>
        <w:rPr>
          <w:del w:id="278" w:author="Roberta Nicoletti" w:date="2018-09-07T14:29:00Z"/>
          <w:highlight w:val="cyan"/>
        </w:rPr>
        <w:pPrChange w:id="279" w:author="Roberta Nicoletti" w:date="2018-09-07T14:29:00Z">
          <w:pPr>
            <w:jc w:val="both"/>
          </w:pPr>
        </w:pPrChange>
      </w:pPr>
    </w:p>
    <w:p w14:paraId="1E3760F5" w14:textId="4BCEDD89" w:rsidR="002B0A10" w:rsidRPr="0035141F" w:rsidDel="00E04079" w:rsidRDefault="00E54D2C">
      <w:pPr>
        <w:keepNext/>
        <w:keepLines/>
        <w:spacing w:before="40" w:line="259" w:lineRule="auto"/>
        <w:outlineLvl w:val="1"/>
        <w:rPr>
          <w:del w:id="280" w:author="Roberta Nicoletti" w:date="2018-09-07T14:29:00Z"/>
          <w:highlight w:val="cyan"/>
        </w:rPr>
        <w:pPrChange w:id="281" w:author="Roberta Nicoletti" w:date="2018-09-07T14:29:00Z">
          <w:pPr>
            <w:jc w:val="both"/>
          </w:pPr>
        </w:pPrChange>
      </w:pPr>
      <w:del w:id="282" w:author="Roberta Nicoletti" w:date="2018-09-07T14:29:00Z">
        <w:r w:rsidRPr="0035141F" w:rsidDel="00E04079">
          <w:rPr>
            <w:highlight w:val="cyan"/>
          </w:rPr>
          <w:delText>Con lo stesso metodo p</w:delText>
        </w:r>
        <w:r w:rsidR="002B0A10" w:rsidRPr="0035141F" w:rsidDel="00E04079">
          <w:rPr>
            <w:highlight w:val="cyan"/>
          </w:rPr>
          <w:delText xml:space="preserve">ossiamo creare </w:delText>
        </w:r>
        <w:r w:rsidRPr="0035141F" w:rsidDel="00E04079">
          <w:rPr>
            <w:highlight w:val="cyan"/>
          </w:rPr>
          <w:delText xml:space="preserve">altri </w:delText>
        </w:r>
        <w:r w:rsidR="002B0A10" w:rsidRPr="0035141F" w:rsidDel="00E04079">
          <w:rPr>
            <w:highlight w:val="cyan"/>
          </w:rPr>
          <w:delText xml:space="preserve">nomi utili </w:delText>
        </w:r>
        <w:r w:rsidR="00C24803" w:rsidRPr="0035141F" w:rsidDel="00E04079">
          <w:rPr>
            <w:highlight w:val="cyan"/>
          </w:rPr>
          <w:delText>come mostrato dalla tabella.</w:delText>
        </w:r>
      </w:del>
    </w:p>
    <w:p w14:paraId="69276724" w14:textId="5A15B519" w:rsidR="00C24803" w:rsidRPr="0035141F" w:rsidDel="00E04079" w:rsidRDefault="00C24803">
      <w:pPr>
        <w:keepNext/>
        <w:keepLines/>
        <w:spacing w:before="40" w:line="259" w:lineRule="auto"/>
        <w:outlineLvl w:val="1"/>
        <w:rPr>
          <w:del w:id="283" w:author="Roberta Nicoletti" w:date="2018-09-07T14:29:00Z"/>
          <w:highlight w:val="cyan"/>
        </w:rPr>
        <w:pPrChange w:id="284" w:author="Roberta Nicoletti" w:date="2018-09-07T14:29:00Z">
          <w:pPr>
            <w:jc w:val="both"/>
          </w:pPr>
        </w:pPrChange>
      </w:pPr>
    </w:p>
    <w:p w14:paraId="053B65B1" w14:textId="34B2960D" w:rsidR="00C24803" w:rsidRPr="0035141F" w:rsidDel="00E04079" w:rsidRDefault="00C24803">
      <w:pPr>
        <w:keepNext/>
        <w:keepLines/>
        <w:spacing w:before="40" w:line="259" w:lineRule="auto"/>
        <w:outlineLvl w:val="1"/>
        <w:rPr>
          <w:del w:id="285" w:author="Roberta Nicoletti" w:date="2018-09-07T14:29:00Z"/>
          <w:highlight w:val="cyan"/>
        </w:rPr>
        <w:pPrChange w:id="286" w:author="Roberta Nicoletti" w:date="2018-09-07T14:29:00Z">
          <w:pPr>
            <w:jc w:val="both"/>
          </w:pPr>
        </w:pPrChange>
      </w:pPr>
      <w:del w:id="287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0D1170A" wp14:editId="2F220B8D">
              <wp:extent cx="6120130" cy="3103245"/>
              <wp:effectExtent l="0" t="0" r="0" b="1905"/>
              <wp:docPr id="29" name="Immagine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103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32DE84E" w14:textId="43EFE170" w:rsidR="00C24803" w:rsidRPr="0035141F" w:rsidDel="00E04079" w:rsidRDefault="00C24803">
      <w:pPr>
        <w:keepNext/>
        <w:keepLines/>
        <w:spacing w:before="40" w:line="259" w:lineRule="auto"/>
        <w:outlineLvl w:val="1"/>
        <w:rPr>
          <w:del w:id="288" w:author="Roberta Nicoletti" w:date="2018-09-07T14:29:00Z"/>
          <w:highlight w:val="cyan"/>
        </w:rPr>
        <w:pPrChange w:id="289" w:author="Roberta Nicoletti" w:date="2018-09-07T14:29:00Z">
          <w:pPr>
            <w:jc w:val="both"/>
          </w:pPr>
        </w:pPrChange>
      </w:pPr>
    </w:p>
    <w:p w14:paraId="0D31C1F9" w14:textId="523F53C3" w:rsidR="002B0A10" w:rsidRPr="0035141F" w:rsidDel="00E04079" w:rsidRDefault="00E54D2C">
      <w:pPr>
        <w:keepNext/>
        <w:keepLines/>
        <w:spacing w:before="40" w:line="259" w:lineRule="auto"/>
        <w:outlineLvl w:val="1"/>
        <w:rPr>
          <w:del w:id="290" w:author="Roberta Nicoletti" w:date="2018-09-07T14:29:00Z"/>
          <w:highlight w:val="cyan"/>
        </w:rPr>
        <w:pPrChange w:id="291" w:author="Roberta Nicoletti" w:date="2018-09-07T14:29:00Z">
          <w:pPr>
            <w:jc w:val="both"/>
          </w:pPr>
        </w:pPrChange>
      </w:pPr>
      <w:del w:id="292" w:author="Roberta Nicoletti" w:date="2018-09-07T14:29:00Z">
        <w:r w:rsidRPr="0035141F" w:rsidDel="00E04079">
          <w:rPr>
            <w:b/>
            <w:highlight w:val="cyan"/>
          </w:rPr>
          <w:delText xml:space="preserve">Tutto ciò ci consentirà di </w:delText>
        </w:r>
        <w:r w:rsidR="00BE60AC" w:rsidRPr="0035141F" w:rsidDel="00E04079">
          <w:rPr>
            <w:b/>
            <w:highlight w:val="cyan"/>
          </w:rPr>
          <w:delText>scrivere gli indici di bilancio</w:delText>
        </w:r>
        <w:r w:rsidRPr="0035141F" w:rsidDel="00E04079">
          <w:rPr>
            <w:b/>
            <w:highlight w:val="cyan"/>
          </w:rPr>
          <w:delText xml:space="preserve"> in maniera molto più semplice, inserendo direttamente</w:delText>
        </w:r>
        <w:r w:rsidR="00C24803" w:rsidRPr="0035141F" w:rsidDel="00E04079">
          <w:rPr>
            <w:b/>
            <w:highlight w:val="cyan"/>
          </w:rPr>
          <w:delText xml:space="preserve"> i nomi al posto d</w:delText>
        </w:r>
        <w:r w:rsidR="00BE60AC" w:rsidRPr="0035141F" w:rsidDel="00E04079">
          <w:rPr>
            <w:b/>
            <w:highlight w:val="cyan"/>
          </w:rPr>
          <w:delText>e</w:delText>
        </w:r>
        <w:r w:rsidR="00C24803" w:rsidRPr="0035141F" w:rsidDel="00E04079">
          <w:rPr>
            <w:b/>
            <w:highlight w:val="cyan"/>
          </w:rPr>
          <w:delText>i riferimenti</w:delText>
        </w:r>
        <w:r w:rsidR="00C24803" w:rsidRPr="0035141F" w:rsidDel="00E04079">
          <w:rPr>
            <w:highlight w:val="cyan"/>
          </w:rPr>
          <w:delText xml:space="preserve">: per </w:delText>
        </w:r>
        <w:r w:rsidR="0059167C" w:rsidRPr="0035141F" w:rsidDel="00E04079">
          <w:rPr>
            <w:highlight w:val="cyan"/>
          </w:rPr>
          <w:delText>esempio</w:delText>
        </w:r>
        <w:r w:rsidR="00E87114" w:rsidRPr="0035141F" w:rsidDel="00E04079">
          <w:rPr>
            <w:highlight w:val="cyan"/>
          </w:rPr>
          <w:delText>:</w:delText>
        </w:r>
        <w:r w:rsidR="0059167C" w:rsidRPr="0035141F" w:rsidDel="00E04079">
          <w:rPr>
            <w:highlight w:val="cyan"/>
          </w:rPr>
          <w:delText xml:space="preserve"> per calcolare il rapporto </w:delText>
        </w:r>
        <w:r w:rsidR="00C24803" w:rsidRPr="0035141F" w:rsidDel="00E04079">
          <w:rPr>
            <w:b/>
            <w:highlight w:val="cyan"/>
          </w:rPr>
          <w:delText>Liquidità</w:delText>
        </w:r>
        <w:r w:rsidR="0059167C" w:rsidRPr="0035141F" w:rsidDel="00E04079">
          <w:rPr>
            <w:b/>
            <w:highlight w:val="cyan"/>
          </w:rPr>
          <w:delText>/Fatturato</w:delText>
        </w:r>
        <w:r w:rsidR="00C24803" w:rsidRPr="0035141F" w:rsidDel="00E04079">
          <w:rPr>
            <w:highlight w:val="cyan"/>
          </w:rPr>
          <w:delText xml:space="preserve"> scriveremo semplicemente in una qualsiasi cella della colonna C: </w:delText>
        </w:r>
        <w:r w:rsidR="00C24803" w:rsidRPr="0035141F" w:rsidDel="00E04079">
          <w:rPr>
            <w:b/>
            <w:highlight w:val="cyan"/>
          </w:rPr>
          <w:delText>+L/Fatt</w:delText>
        </w:r>
        <w:r w:rsidR="00E87114" w:rsidRPr="0035141F" w:rsidDel="00E04079">
          <w:rPr>
            <w:b/>
            <w:highlight w:val="cyan"/>
          </w:rPr>
          <w:delText>,</w:delText>
        </w:r>
        <w:r w:rsidR="00C24803" w:rsidRPr="0035141F" w:rsidDel="00E04079">
          <w:rPr>
            <w:highlight w:val="cyan"/>
          </w:rPr>
          <w:delText xml:space="preserve"> per </w:delText>
        </w:r>
        <w:r w:rsidR="00C24803" w:rsidRPr="0035141F" w:rsidDel="00E04079">
          <w:rPr>
            <w:b/>
            <w:highlight w:val="cyan"/>
          </w:rPr>
          <w:delText>la rotazione di magazzino</w:delText>
        </w:r>
        <w:r w:rsidR="00C24803" w:rsidRPr="0035141F" w:rsidDel="00E04079">
          <w:rPr>
            <w:highlight w:val="cyan"/>
          </w:rPr>
          <w:delText xml:space="preserve">, </w:delText>
        </w:r>
        <w:r w:rsidR="00C24803" w:rsidRPr="0035141F" w:rsidDel="00E04079">
          <w:rPr>
            <w:b/>
            <w:highlight w:val="cyan"/>
          </w:rPr>
          <w:delText>Fatt/Rim</w:delText>
        </w:r>
        <w:r w:rsidR="00C24803" w:rsidRPr="0035141F" w:rsidDel="00E04079">
          <w:rPr>
            <w:highlight w:val="cyan"/>
          </w:rPr>
          <w:delText xml:space="preserve"> e così via. Qualora ci servissero altri dati</w:delText>
        </w:r>
        <w:r w:rsidR="00BE60AC" w:rsidRPr="0035141F" w:rsidDel="00E04079">
          <w:rPr>
            <w:highlight w:val="cyan"/>
          </w:rPr>
          <w:delText>,</w:delText>
        </w:r>
        <w:r w:rsidR="00C24803" w:rsidRPr="0035141F" w:rsidDel="00E04079">
          <w:rPr>
            <w:highlight w:val="cyan"/>
          </w:rPr>
          <w:delText xml:space="preserve"> basterà creare un nome apposito</w:delText>
        </w:r>
        <w:r w:rsidR="008665BA" w:rsidRPr="0035141F" w:rsidDel="00E04079">
          <w:rPr>
            <w:highlight w:val="cyan"/>
          </w:rPr>
          <w:delText xml:space="preserve"> e poi utilizzarlo negli indici</w:delText>
        </w:r>
        <w:r w:rsidR="006A4AE8" w:rsidRPr="0035141F" w:rsidDel="00E04079">
          <w:rPr>
            <w:highlight w:val="cyan"/>
          </w:rPr>
          <w:delText xml:space="preserve">; visto che in seguito ci serviranno anche </w:delText>
        </w:r>
        <w:r w:rsidR="00530072" w:rsidRPr="0035141F" w:rsidDel="00E04079">
          <w:rPr>
            <w:b/>
            <w:highlight w:val="cyan"/>
          </w:rPr>
          <w:delText>i debiti a breve</w:delText>
        </w:r>
        <w:r w:rsidR="006A4AE8" w:rsidRPr="0035141F" w:rsidDel="00E04079">
          <w:rPr>
            <w:b/>
            <w:highlight w:val="cyan"/>
          </w:rPr>
          <w:delText>,</w:delText>
        </w:r>
        <w:r w:rsidR="00530072" w:rsidRPr="0035141F" w:rsidDel="00E04079">
          <w:rPr>
            <w:highlight w:val="cyan"/>
          </w:rPr>
          <w:delText xml:space="preserve"> </w:delText>
        </w:r>
        <w:r w:rsidR="006A4AE8" w:rsidRPr="0035141F" w:rsidDel="00E04079">
          <w:rPr>
            <w:highlight w:val="cyan"/>
          </w:rPr>
          <w:delText xml:space="preserve">per rapportarli al fatturato, </w:delText>
        </w:r>
        <w:r w:rsidR="00530072" w:rsidRPr="0035141F" w:rsidDel="00E04079">
          <w:rPr>
            <w:highlight w:val="cyan"/>
          </w:rPr>
          <w:delText xml:space="preserve">creeremo da una cella della colonna C il nome Dbt=Analisi!C$21 </w:delText>
        </w:r>
        <w:r w:rsidR="006A4AE8" w:rsidRPr="0035141F" w:rsidDel="00E04079">
          <w:rPr>
            <w:highlight w:val="cyan"/>
          </w:rPr>
          <w:delText>ch</w:delText>
        </w:r>
        <w:r w:rsidR="00530072" w:rsidRPr="0035141F" w:rsidDel="00E04079">
          <w:rPr>
            <w:highlight w:val="cyan"/>
          </w:rPr>
          <w:delText xml:space="preserve">e poi utilizzeremo </w:delText>
        </w:r>
        <w:r w:rsidR="006A4AE8" w:rsidRPr="0035141F" w:rsidDel="00E04079">
          <w:rPr>
            <w:highlight w:val="cyan"/>
          </w:rPr>
          <w:delText>nel</w:delText>
        </w:r>
        <w:r w:rsidR="00530072" w:rsidRPr="0035141F" w:rsidDel="00E04079">
          <w:rPr>
            <w:highlight w:val="cyan"/>
          </w:rPr>
          <w:delText>la formula Fatt/Dbt.</w:delText>
        </w:r>
      </w:del>
    </w:p>
    <w:p w14:paraId="3B80500D" w14:textId="0E55172B" w:rsidR="00530072" w:rsidRPr="0035141F" w:rsidDel="00E04079" w:rsidRDefault="00530072">
      <w:pPr>
        <w:keepNext/>
        <w:keepLines/>
        <w:spacing w:before="40" w:line="259" w:lineRule="auto"/>
        <w:outlineLvl w:val="1"/>
        <w:rPr>
          <w:del w:id="293" w:author="Roberta Nicoletti" w:date="2018-09-07T14:29:00Z"/>
          <w:highlight w:val="cyan"/>
        </w:rPr>
        <w:pPrChange w:id="294" w:author="Roberta Nicoletti" w:date="2018-09-07T14:29:00Z">
          <w:pPr>
            <w:jc w:val="both"/>
          </w:pPr>
        </w:pPrChange>
      </w:pPr>
      <w:del w:id="295" w:author="Roberta Nicoletti" w:date="2018-09-07T14:29:00Z">
        <w:r w:rsidRPr="0035141F" w:rsidDel="00E04079">
          <w:rPr>
            <w:highlight w:val="cyan"/>
          </w:rPr>
          <w:delText xml:space="preserve">Per </w:delText>
        </w:r>
        <w:r w:rsidRPr="0035141F" w:rsidDel="00E04079">
          <w:rPr>
            <w:b/>
            <w:highlight w:val="cyan"/>
          </w:rPr>
          <w:delText>accedere</w:delText>
        </w:r>
        <w:r w:rsidRPr="0035141F" w:rsidDel="00E04079">
          <w:rPr>
            <w:highlight w:val="cyan"/>
          </w:rPr>
          <w:delText xml:space="preserve">, </w:delText>
        </w:r>
        <w:r w:rsidRPr="0035141F" w:rsidDel="00E04079">
          <w:rPr>
            <w:b/>
            <w:highlight w:val="cyan"/>
          </w:rPr>
          <w:delText>visualizzare</w:delText>
        </w:r>
        <w:r w:rsidRPr="0035141F" w:rsidDel="00E04079">
          <w:rPr>
            <w:highlight w:val="cyan"/>
          </w:rPr>
          <w:delText xml:space="preserve"> e </w:delText>
        </w:r>
        <w:r w:rsidRPr="0035141F" w:rsidDel="00E04079">
          <w:rPr>
            <w:b/>
            <w:highlight w:val="cyan"/>
          </w:rPr>
          <w:delText>modificare</w:delText>
        </w:r>
        <w:r w:rsidRPr="0035141F" w:rsidDel="00E04079">
          <w:rPr>
            <w:highlight w:val="cyan"/>
          </w:rPr>
          <w:delText xml:space="preserve"> l’elenco dei nomi possiamo richiamare il pulsante </w:delText>
        </w:r>
        <w:r w:rsidRPr="0035141F" w:rsidDel="00E04079">
          <w:rPr>
            <w:noProof/>
            <w:highlight w:val="cyan"/>
          </w:rPr>
          <w:drawing>
            <wp:inline distT="0" distB="0" distL="0" distR="0" wp14:anchorId="722FAEC9" wp14:editId="4821DE57">
              <wp:extent cx="211494" cy="335705"/>
              <wp:effectExtent l="0" t="0" r="0" b="7620"/>
              <wp:docPr id="31" name="Immagine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830" cy="3584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35141F" w:rsidDel="00E04079">
          <w:rPr>
            <w:highlight w:val="cyan"/>
          </w:rPr>
          <w:delText>della scheda formule</w:delText>
        </w:r>
      </w:del>
    </w:p>
    <w:p w14:paraId="41187A56" w14:textId="716683C4" w:rsidR="00530072" w:rsidRPr="0035141F" w:rsidDel="00E04079" w:rsidRDefault="00530072">
      <w:pPr>
        <w:keepNext/>
        <w:keepLines/>
        <w:spacing w:before="40" w:line="259" w:lineRule="auto"/>
        <w:outlineLvl w:val="1"/>
        <w:rPr>
          <w:del w:id="296" w:author="Roberta Nicoletti" w:date="2018-09-07T14:29:00Z"/>
          <w:highlight w:val="cyan"/>
        </w:rPr>
        <w:pPrChange w:id="297" w:author="Roberta Nicoletti" w:date="2018-09-07T14:29:00Z">
          <w:pPr>
            <w:jc w:val="both"/>
          </w:pPr>
        </w:pPrChange>
      </w:pPr>
    </w:p>
    <w:p w14:paraId="58AD2D78" w14:textId="3702DA39" w:rsidR="00C24803" w:rsidRPr="0035141F" w:rsidDel="00E04079" w:rsidRDefault="00530072">
      <w:pPr>
        <w:keepNext/>
        <w:keepLines/>
        <w:spacing w:before="40" w:line="259" w:lineRule="auto"/>
        <w:outlineLvl w:val="1"/>
        <w:rPr>
          <w:del w:id="298" w:author="Roberta Nicoletti" w:date="2018-09-07T14:29:00Z"/>
          <w:highlight w:val="cyan"/>
        </w:rPr>
        <w:pPrChange w:id="299" w:author="Roberta Nicoletti" w:date="2018-09-07T14:29:00Z">
          <w:pPr>
            <w:jc w:val="both"/>
          </w:pPr>
        </w:pPrChange>
      </w:pPr>
      <w:del w:id="30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C1A3F84" wp14:editId="722282EB">
              <wp:extent cx="6120130" cy="3691071"/>
              <wp:effectExtent l="0" t="0" r="0" b="5080"/>
              <wp:docPr id="30" name="Immagine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4"/>
                      <a:srcRect t="2011"/>
                      <a:stretch/>
                    </pic:blipFill>
                    <pic:spPr bwMode="auto">
                      <a:xfrm>
                        <a:off x="0" y="0"/>
                        <a:ext cx="6120130" cy="369107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0C7FA403" w14:textId="7CC6C297" w:rsidR="00775BB2" w:rsidRPr="0035141F" w:rsidDel="00E04079" w:rsidRDefault="00775BB2">
      <w:pPr>
        <w:keepNext/>
        <w:keepLines/>
        <w:spacing w:before="40" w:line="259" w:lineRule="auto"/>
        <w:outlineLvl w:val="1"/>
        <w:rPr>
          <w:del w:id="301" w:author="Roberta Nicoletti" w:date="2018-09-07T14:29:00Z"/>
          <w:highlight w:val="cyan"/>
        </w:rPr>
        <w:pPrChange w:id="302" w:author="Roberta Nicoletti" w:date="2018-09-07T14:29:00Z">
          <w:pPr>
            <w:jc w:val="both"/>
          </w:pPr>
        </w:pPrChange>
      </w:pPr>
    </w:p>
    <w:p w14:paraId="347923A6" w14:textId="362E892D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03" w:author="Roberta Nicoletti" w:date="2018-09-07T14:29:00Z"/>
          <w:highlight w:val="cyan"/>
        </w:rPr>
        <w:pPrChange w:id="304" w:author="Roberta Nicoletti" w:date="2018-09-07T14:29:00Z">
          <w:pPr>
            <w:jc w:val="both"/>
          </w:pPr>
        </w:pPrChange>
      </w:pPr>
      <w:del w:id="305" w:author="Roberta Nicoletti" w:date="2018-09-07T14:29:00Z">
        <w:r w:rsidRPr="0035141F" w:rsidDel="00E04079">
          <w:rPr>
            <w:highlight w:val="cyan"/>
          </w:rPr>
          <w:delText xml:space="preserve">Grazie ai nomi possiamo formulare così gli indici di bilancio </w:delText>
        </w:r>
      </w:del>
    </w:p>
    <w:p w14:paraId="2684A0EB" w14:textId="32515F23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06" w:author="Roberta Nicoletti" w:date="2018-09-07T14:29:00Z"/>
          <w:highlight w:val="cyan"/>
        </w:rPr>
        <w:pPrChange w:id="307" w:author="Roberta Nicoletti" w:date="2018-09-07T14:29:00Z">
          <w:pPr>
            <w:jc w:val="both"/>
          </w:pPr>
        </w:pPrChange>
      </w:pPr>
    </w:p>
    <w:p w14:paraId="68A03B10" w14:textId="1379E8B9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08" w:author="Roberta Nicoletti" w:date="2018-09-07T14:29:00Z"/>
          <w:highlight w:val="cyan"/>
        </w:rPr>
        <w:pPrChange w:id="309" w:author="Roberta Nicoletti" w:date="2018-09-07T14:29:00Z">
          <w:pPr>
            <w:jc w:val="both"/>
          </w:pPr>
        </w:pPrChange>
      </w:pPr>
      <w:del w:id="31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17504303" wp14:editId="0E4AA7E5">
              <wp:extent cx="6120130" cy="980440"/>
              <wp:effectExtent l="0" t="0" r="0" b="0"/>
              <wp:docPr id="32" name="Immagine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9804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5728061" w14:textId="049709B8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11" w:author="Roberta Nicoletti" w:date="2018-09-07T14:29:00Z"/>
          <w:highlight w:val="cyan"/>
        </w:rPr>
        <w:pPrChange w:id="312" w:author="Roberta Nicoletti" w:date="2018-09-07T14:29:00Z">
          <w:pPr>
            <w:jc w:val="both"/>
          </w:pPr>
        </w:pPrChange>
      </w:pPr>
    </w:p>
    <w:p w14:paraId="53FEC95E" w14:textId="471751ED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13" w:author="Roberta Nicoletti" w:date="2018-09-07T14:29:00Z"/>
          <w:highlight w:val="cyan"/>
        </w:rPr>
        <w:pPrChange w:id="314" w:author="Roberta Nicoletti" w:date="2018-09-07T14:29:00Z">
          <w:pPr>
            <w:jc w:val="both"/>
          </w:pPr>
        </w:pPrChange>
      </w:pPr>
      <w:del w:id="315" w:author="Roberta Nicoletti" w:date="2018-09-07T14:29:00Z">
        <w:r w:rsidRPr="0035141F" w:rsidDel="00E04079">
          <w:rPr>
            <w:highlight w:val="cyan"/>
          </w:rPr>
          <w:delText>Ottenendo questi risultati</w:delText>
        </w:r>
      </w:del>
    </w:p>
    <w:p w14:paraId="61D70A77" w14:textId="64AEC70A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16" w:author="Roberta Nicoletti" w:date="2018-09-07T14:29:00Z"/>
          <w:highlight w:val="cyan"/>
        </w:rPr>
        <w:pPrChange w:id="317" w:author="Roberta Nicoletti" w:date="2018-09-07T14:29:00Z">
          <w:pPr>
            <w:jc w:val="both"/>
          </w:pPr>
        </w:pPrChange>
      </w:pPr>
    </w:p>
    <w:p w14:paraId="0EFA5F1C" w14:textId="21A79100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18" w:author="Roberta Nicoletti" w:date="2018-09-07T14:29:00Z"/>
          <w:highlight w:val="cyan"/>
        </w:rPr>
        <w:pPrChange w:id="319" w:author="Roberta Nicoletti" w:date="2018-09-07T14:29:00Z">
          <w:pPr>
            <w:jc w:val="both"/>
          </w:pPr>
        </w:pPrChange>
      </w:pPr>
      <w:del w:id="32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09FAF987" wp14:editId="6117B2E3">
              <wp:extent cx="6120130" cy="1142365"/>
              <wp:effectExtent l="0" t="0" r="0" b="635"/>
              <wp:docPr id="33" name="Immagine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142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077F1D6" w14:textId="35B7C318" w:rsidR="00EA1993" w:rsidRPr="0035141F" w:rsidDel="00E04079" w:rsidRDefault="00EA1993">
      <w:pPr>
        <w:keepNext/>
        <w:keepLines/>
        <w:spacing w:before="40" w:line="259" w:lineRule="auto"/>
        <w:outlineLvl w:val="1"/>
        <w:rPr>
          <w:del w:id="321" w:author="Roberta Nicoletti" w:date="2018-09-07T14:29:00Z"/>
          <w:highlight w:val="cyan"/>
        </w:rPr>
        <w:pPrChange w:id="322" w:author="Roberta Nicoletti" w:date="2018-09-07T14:29:00Z">
          <w:pPr>
            <w:jc w:val="both"/>
          </w:pPr>
        </w:pPrChange>
      </w:pPr>
    </w:p>
    <w:p w14:paraId="7D6FB89B" w14:textId="33D60F67" w:rsidR="002B0A10" w:rsidRPr="0035141F" w:rsidDel="00E04079" w:rsidRDefault="00530072">
      <w:pPr>
        <w:keepNext/>
        <w:keepLines/>
        <w:spacing w:before="40" w:line="259" w:lineRule="auto"/>
        <w:outlineLvl w:val="1"/>
        <w:rPr>
          <w:del w:id="323" w:author="Roberta Nicoletti" w:date="2018-09-07T14:29:00Z"/>
          <w:highlight w:val="cyan"/>
        </w:rPr>
        <w:pPrChange w:id="324" w:author="Roberta Nicoletti" w:date="2018-09-07T14:29:00Z">
          <w:pPr>
            <w:jc w:val="both"/>
          </w:pPr>
        </w:pPrChange>
      </w:pPr>
      <w:del w:id="325" w:author="Roberta Nicoletti" w:date="2018-09-07T14:29:00Z">
        <w:r w:rsidRPr="0035141F" w:rsidDel="00E04079">
          <w:rPr>
            <w:highlight w:val="cyan"/>
          </w:rPr>
          <w:delText xml:space="preserve">Dedichiamoci </w:delText>
        </w:r>
        <w:r w:rsidR="00EA1993" w:rsidRPr="0035141F" w:rsidDel="00E04079">
          <w:rPr>
            <w:highlight w:val="cyan"/>
          </w:rPr>
          <w:delText xml:space="preserve">ad abbellire </w:delText>
        </w:r>
        <w:r w:rsidR="00DF231A" w:rsidRPr="0035141F" w:rsidDel="00E04079">
          <w:rPr>
            <w:highlight w:val="cyan"/>
          </w:rPr>
          <w:delText xml:space="preserve">il </w:delText>
        </w:r>
        <w:r w:rsidR="00EA1993" w:rsidRPr="0035141F" w:rsidDel="00E04079">
          <w:rPr>
            <w:highlight w:val="cyan"/>
          </w:rPr>
          <w:delText>modello</w:delText>
        </w:r>
        <w:r w:rsidR="006A4AE8" w:rsidRPr="0035141F" w:rsidDel="00E04079">
          <w:rPr>
            <w:highlight w:val="cyan"/>
          </w:rPr>
          <w:delText>,</w:delText>
        </w:r>
        <w:r w:rsidR="00EA1993" w:rsidRPr="0035141F" w:rsidDel="00E04079">
          <w:rPr>
            <w:highlight w:val="cyan"/>
          </w:rPr>
          <w:delText xml:space="preserve"> aggiungendo</w:delText>
        </w:r>
        <w:r w:rsidR="002B0A10" w:rsidRPr="0035141F" w:rsidDel="00E04079">
          <w:rPr>
            <w:highlight w:val="cyan"/>
          </w:rPr>
          <w:delText xml:space="preserve"> colori, bordi</w:delText>
        </w:r>
        <w:r w:rsidR="00DF231A" w:rsidRPr="0035141F" w:rsidDel="00E04079">
          <w:rPr>
            <w:highlight w:val="cyan"/>
          </w:rPr>
          <w:delText>,</w:delText>
        </w:r>
        <w:r w:rsidR="002B0A10" w:rsidRPr="0035141F" w:rsidDel="00E04079">
          <w:rPr>
            <w:highlight w:val="cyan"/>
          </w:rPr>
          <w:delText xml:space="preserve"> sfondi </w:delText>
        </w:r>
        <w:r w:rsidR="00EA1993" w:rsidRPr="0035141F" w:rsidDel="00E04079">
          <w:rPr>
            <w:highlight w:val="cyan"/>
          </w:rPr>
          <w:delText xml:space="preserve">ma </w:delText>
        </w:r>
        <w:r w:rsidR="002B0A10" w:rsidRPr="0035141F" w:rsidDel="00E04079">
          <w:rPr>
            <w:highlight w:val="cyan"/>
          </w:rPr>
          <w:delText>ricordandoci sempre</w:delText>
        </w:r>
        <w:r w:rsidR="00C24803" w:rsidRPr="0035141F" w:rsidDel="00E04079">
          <w:rPr>
            <w:highlight w:val="cyan"/>
          </w:rPr>
          <w:delText xml:space="preserve"> della regola nove del decalogo</w:delText>
        </w:r>
        <w:r w:rsidR="00EA1993" w:rsidRPr="0035141F" w:rsidDel="00E04079">
          <w:rPr>
            <w:highlight w:val="cyan"/>
          </w:rPr>
          <w:delText>:</w:delText>
        </w:r>
        <w:r w:rsidR="00C24803" w:rsidRPr="0035141F" w:rsidDel="00E04079">
          <w:rPr>
            <w:highlight w:val="cyan"/>
          </w:rPr>
          <w:delText xml:space="preserve"> i colori solo se servono</w:delText>
        </w:r>
        <w:r w:rsidR="00EA1993" w:rsidRPr="0035141F" w:rsidDel="00E04079">
          <w:rPr>
            <w:highlight w:val="cyan"/>
          </w:rPr>
          <w:delText xml:space="preserve">! Un caso in cui i colori acquistano un’utilità oltre </w:delText>
        </w:r>
        <w:r w:rsidR="00DF231A" w:rsidRPr="0035141F" w:rsidDel="00E04079">
          <w:rPr>
            <w:highlight w:val="cyan"/>
          </w:rPr>
          <w:delText xml:space="preserve">che per </w:delText>
        </w:r>
        <w:r w:rsidR="00EA1993" w:rsidRPr="0035141F" w:rsidDel="00E04079">
          <w:rPr>
            <w:highlight w:val="cyan"/>
          </w:rPr>
          <w:delText>l’estetica</w:delText>
        </w:r>
        <w:r w:rsidR="00DF231A" w:rsidRPr="0035141F" w:rsidDel="00E04079">
          <w:rPr>
            <w:highlight w:val="cyan"/>
          </w:rPr>
          <w:delText>,</w:delText>
        </w:r>
        <w:r w:rsidR="00EA1993" w:rsidRPr="0035141F" w:rsidDel="00E04079">
          <w:rPr>
            <w:highlight w:val="cyan"/>
          </w:rPr>
          <w:delText xml:space="preserve"> è quello della </w:delText>
        </w:r>
        <w:r w:rsidR="002B0A10" w:rsidRPr="0035141F" w:rsidDel="00E04079">
          <w:rPr>
            <w:b/>
            <w:highlight w:val="cyan"/>
          </w:rPr>
          <w:delText>formattazione condizionale</w:delText>
        </w:r>
        <w:r w:rsidR="00DF231A" w:rsidRPr="0035141F" w:rsidDel="00E04079">
          <w:rPr>
            <w:b/>
            <w:highlight w:val="cyan"/>
          </w:rPr>
          <w:delText>:</w:delText>
        </w:r>
        <w:r w:rsidR="002B0A10" w:rsidRPr="0035141F" w:rsidDel="00E04079">
          <w:rPr>
            <w:highlight w:val="cyan"/>
          </w:rPr>
          <w:delText xml:space="preserve"> </w:delText>
        </w:r>
        <w:r w:rsidR="006A4AE8" w:rsidRPr="0035141F" w:rsidDel="00E04079">
          <w:rPr>
            <w:highlight w:val="cyan"/>
          </w:rPr>
          <w:delText xml:space="preserve">per sfruttarla proviamo </w:delText>
        </w:r>
        <w:r w:rsidR="006A4AE8" w:rsidRPr="0035141F" w:rsidDel="00E04079">
          <w:rPr>
            <w:b/>
            <w:highlight w:val="cyan"/>
          </w:rPr>
          <w:delText xml:space="preserve">a </w:delText>
        </w:r>
        <w:r w:rsidR="002B0A10" w:rsidRPr="0035141F" w:rsidDel="00E04079">
          <w:rPr>
            <w:b/>
            <w:highlight w:val="cyan"/>
          </w:rPr>
          <w:delText xml:space="preserve">bordare di rosso i dati </w:delText>
        </w:r>
        <w:r w:rsidR="006A4AE8" w:rsidRPr="0035141F" w:rsidDel="00E04079">
          <w:rPr>
            <w:b/>
            <w:highlight w:val="cyan"/>
          </w:rPr>
          <w:delText xml:space="preserve">in </w:delText>
        </w:r>
        <w:r w:rsidR="002B0A10" w:rsidRPr="0035141F" w:rsidDel="00E04079">
          <w:rPr>
            <w:b/>
            <w:highlight w:val="cyan"/>
          </w:rPr>
          <w:delText>peggioramento</w:delText>
        </w:r>
        <w:r w:rsidR="0043697D" w:rsidRPr="0035141F" w:rsidDel="00E04079">
          <w:rPr>
            <w:highlight w:val="cyan"/>
          </w:rPr>
          <w:delText xml:space="preserve"> e </w:delText>
        </w:r>
        <w:r w:rsidR="002B0A10" w:rsidRPr="0035141F" w:rsidDel="00E04079">
          <w:rPr>
            <w:highlight w:val="cyan"/>
          </w:rPr>
          <w:delText>procediamo come di seguito descritto:</w:delText>
        </w:r>
      </w:del>
    </w:p>
    <w:p w14:paraId="3E0771D2" w14:textId="6AF862D0" w:rsidR="00D3186B" w:rsidRPr="0035141F" w:rsidDel="00E04079" w:rsidRDefault="00D3186B">
      <w:pPr>
        <w:pStyle w:val="Paragrafoelenco"/>
        <w:keepNext/>
        <w:keepLines/>
        <w:numPr>
          <w:ilvl w:val="0"/>
          <w:numId w:val="24"/>
        </w:numPr>
        <w:spacing w:before="40" w:line="259" w:lineRule="auto"/>
        <w:outlineLvl w:val="1"/>
        <w:rPr>
          <w:del w:id="326" w:author="Roberta Nicoletti" w:date="2018-09-07T14:29:00Z"/>
          <w:highlight w:val="cyan"/>
        </w:rPr>
        <w:pPrChange w:id="327" w:author="Roberta Nicoletti" w:date="2018-09-07T14:29:00Z">
          <w:pPr>
            <w:pStyle w:val="Paragrafoelenco"/>
            <w:numPr>
              <w:numId w:val="24"/>
            </w:numPr>
            <w:ind w:hanging="360"/>
            <w:jc w:val="both"/>
          </w:pPr>
        </w:pPrChange>
      </w:pPr>
      <w:del w:id="328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68480" behindDoc="1" locked="0" layoutInCell="1" allowOverlap="1" wp14:anchorId="1852AB5B" wp14:editId="65369F3B">
              <wp:simplePos x="0" y="0"/>
              <wp:positionH relativeFrom="column">
                <wp:posOffset>4100195</wp:posOffset>
              </wp:positionH>
              <wp:positionV relativeFrom="paragraph">
                <wp:posOffset>70485</wp:posOffset>
              </wp:positionV>
              <wp:extent cx="2001520" cy="1273175"/>
              <wp:effectExtent l="0" t="0" r="0" b="3175"/>
              <wp:wrapTight wrapText="bothSides">
                <wp:wrapPolygon edited="0">
                  <wp:start x="0" y="0"/>
                  <wp:lineTo x="0" y="21331"/>
                  <wp:lineTo x="21381" y="21331"/>
                  <wp:lineTo x="21381" y="0"/>
                  <wp:lineTo x="0" y="0"/>
                </wp:wrapPolygon>
              </wp:wrapTight>
              <wp:docPr id="34" name="Immagine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1520" cy="1273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B0A10" w:rsidRPr="0035141F" w:rsidDel="00E04079">
          <w:rPr>
            <w:highlight w:val="cyan"/>
          </w:rPr>
          <w:delText>Posizioniamo</w:delText>
        </w:r>
        <w:r w:rsidR="00DF231A" w:rsidRPr="0035141F" w:rsidDel="00E04079">
          <w:rPr>
            <w:highlight w:val="cyan"/>
          </w:rPr>
          <w:delText>ci</w:delText>
        </w:r>
        <w:r w:rsidR="002B0A10" w:rsidRPr="0035141F" w:rsidDel="00E04079">
          <w:rPr>
            <w:highlight w:val="cyan"/>
          </w:rPr>
          <w:delText xml:space="preserve"> sulla cella</w:delText>
        </w:r>
        <w:r w:rsidRPr="0035141F" w:rsidDel="00E04079">
          <w:rPr>
            <w:highlight w:val="cyan"/>
          </w:rPr>
          <w:delText xml:space="preserve"> D101, la rotazione di magazzino dell’anno 2016, che dovrà </w:delText>
        </w:r>
        <w:r w:rsidR="00521BA1" w:rsidRPr="0035141F" w:rsidDel="00E04079">
          <w:rPr>
            <w:highlight w:val="cyan"/>
          </w:rPr>
          <w:delText>apparire con un bordo</w:delText>
        </w:r>
        <w:r w:rsidR="0043697D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highlight w:val="cyan"/>
          </w:rPr>
          <w:delText xml:space="preserve">rosso in quanto </w:delText>
        </w:r>
        <w:r w:rsidR="00521BA1" w:rsidRPr="0035141F" w:rsidDel="00E04079">
          <w:rPr>
            <w:highlight w:val="cyan"/>
          </w:rPr>
          <w:delText xml:space="preserve">in peggioramento (più rallenta la rotazione peggio è) </w:delText>
        </w:r>
        <w:r w:rsidRPr="0035141F" w:rsidDel="00E04079">
          <w:rPr>
            <w:highlight w:val="cyan"/>
          </w:rPr>
          <w:delText>rispetto all’anno precedente e</w:delText>
        </w:r>
        <w:r w:rsidR="002B0A10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highlight w:val="cyan"/>
          </w:rPr>
          <w:delText>clic</w:delText>
        </w:r>
        <w:r w:rsidR="002B0A10" w:rsidRPr="0035141F" w:rsidDel="00E04079">
          <w:rPr>
            <w:highlight w:val="cyan"/>
          </w:rPr>
          <w:delText xml:space="preserve">chiamo sul comando </w:delText>
        </w:r>
        <w:r w:rsidRPr="0035141F" w:rsidDel="00E04079">
          <w:rPr>
            <w:highlight w:val="cyan"/>
          </w:rPr>
          <w:delText>Formattazione condizionale/Regole evidenziazione celle/Minore di …</w:delText>
        </w:r>
      </w:del>
    </w:p>
    <w:p w14:paraId="198305BF" w14:textId="01CFD069" w:rsidR="002B0A10" w:rsidRPr="0035141F" w:rsidDel="00E04079" w:rsidRDefault="00D3186B">
      <w:pPr>
        <w:pStyle w:val="Paragrafoelenco"/>
        <w:keepNext/>
        <w:keepLines/>
        <w:numPr>
          <w:ilvl w:val="0"/>
          <w:numId w:val="24"/>
        </w:numPr>
        <w:spacing w:before="40" w:line="259" w:lineRule="auto"/>
        <w:outlineLvl w:val="1"/>
        <w:rPr>
          <w:del w:id="329" w:author="Roberta Nicoletti" w:date="2018-09-07T14:29:00Z"/>
          <w:highlight w:val="cyan"/>
        </w:rPr>
        <w:pPrChange w:id="330" w:author="Roberta Nicoletti" w:date="2018-09-07T14:29:00Z">
          <w:pPr>
            <w:pStyle w:val="Paragrafoelenco"/>
            <w:numPr>
              <w:numId w:val="24"/>
            </w:numPr>
            <w:ind w:hanging="360"/>
            <w:jc w:val="both"/>
          </w:pPr>
        </w:pPrChange>
      </w:pPr>
      <w:del w:id="331" w:author="Roberta Nicoletti" w:date="2018-09-07T14:29:00Z">
        <w:r w:rsidRPr="0035141F" w:rsidDel="00E04079">
          <w:rPr>
            <w:highlight w:val="cyan"/>
          </w:rPr>
          <w:delText xml:space="preserve">Impostiamo la condizione </w:delText>
        </w:r>
        <w:r w:rsidR="000A4D84" w:rsidRPr="0035141F" w:rsidDel="00E04079">
          <w:rPr>
            <w:highlight w:val="cyan"/>
          </w:rPr>
          <w:delText>C</w:delText>
        </w:r>
        <w:r w:rsidR="000A4D84" w:rsidRPr="0035141F" w:rsidDel="00E04079">
          <w:rPr>
            <w:b/>
            <w:highlight w:val="cyan"/>
          </w:rPr>
          <w:delText>$</w:delText>
        </w:r>
        <w:r w:rsidR="000A4D84" w:rsidRPr="0035141F" w:rsidDel="00E04079">
          <w:rPr>
            <w:highlight w:val="cyan"/>
          </w:rPr>
          <w:delText>101, a</w:delText>
        </w:r>
        <w:r w:rsidR="002B0A10" w:rsidRPr="0035141F" w:rsidDel="00E04079">
          <w:rPr>
            <w:highlight w:val="cyan"/>
          </w:rPr>
          <w:delText xml:space="preserve">vendo cura di </w:delText>
        </w:r>
        <w:r w:rsidR="002B0A10" w:rsidRPr="0035141F" w:rsidDel="00E04079">
          <w:rPr>
            <w:b/>
            <w:highlight w:val="cyan"/>
          </w:rPr>
          <w:delText xml:space="preserve">rendere relativo </w:delText>
        </w:r>
        <w:r w:rsidR="00521BA1" w:rsidRPr="0035141F" w:rsidDel="00E04079">
          <w:rPr>
            <w:b/>
            <w:highlight w:val="cyan"/>
          </w:rPr>
          <w:delText xml:space="preserve">il </w:delText>
        </w:r>
        <w:r w:rsidR="002B0A10" w:rsidRPr="0035141F" w:rsidDel="00E04079">
          <w:rPr>
            <w:b/>
            <w:highlight w:val="cyan"/>
          </w:rPr>
          <w:delText xml:space="preserve">riferimento </w:delText>
        </w:r>
        <w:r w:rsidR="00521BA1" w:rsidRPr="0035141F" w:rsidDel="00E04079">
          <w:rPr>
            <w:b/>
            <w:highlight w:val="cyan"/>
          </w:rPr>
          <w:delText>alla colonna</w:delText>
        </w:r>
        <w:r w:rsidR="00521BA1"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 xml:space="preserve">in maniera tale da poter copiare </w:delText>
        </w:r>
        <w:r w:rsidR="0043697D" w:rsidRPr="0035141F" w:rsidDel="00E04079">
          <w:rPr>
            <w:highlight w:val="cyan"/>
          </w:rPr>
          <w:delText xml:space="preserve">e </w:delText>
        </w:r>
        <w:r w:rsidR="002B0A10" w:rsidRPr="0035141F" w:rsidDel="00E04079">
          <w:rPr>
            <w:highlight w:val="cyan"/>
          </w:rPr>
          <w:delText xml:space="preserve">incollare </w:delText>
        </w:r>
        <w:r w:rsidR="000A4D84" w:rsidRPr="0035141F" w:rsidDel="00E04079">
          <w:rPr>
            <w:highlight w:val="cyan"/>
          </w:rPr>
          <w:delText>la formattazione</w:delText>
        </w:r>
        <w:r w:rsidR="00521BA1" w:rsidRPr="0035141F" w:rsidDel="00E04079">
          <w:rPr>
            <w:highlight w:val="cyan"/>
          </w:rPr>
          <w:delText xml:space="preserve"> sulle altre celle</w:delText>
        </w:r>
      </w:del>
    </w:p>
    <w:p w14:paraId="6FEE77C8" w14:textId="1C7AFF9F" w:rsidR="000A4D84" w:rsidRPr="0035141F" w:rsidDel="00E04079" w:rsidRDefault="000A4D84">
      <w:pPr>
        <w:pStyle w:val="Paragrafoelenco"/>
        <w:keepNext/>
        <w:keepLines/>
        <w:spacing w:before="40" w:line="259" w:lineRule="auto"/>
        <w:outlineLvl w:val="1"/>
        <w:rPr>
          <w:del w:id="332" w:author="Roberta Nicoletti" w:date="2018-09-07T14:29:00Z"/>
          <w:highlight w:val="cyan"/>
        </w:rPr>
        <w:pPrChange w:id="333" w:author="Roberta Nicoletti" w:date="2018-09-07T14:29:00Z">
          <w:pPr>
            <w:pStyle w:val="Paragrafoelenco"/>
            <w:jc w:val="both"/>
          </w:pPr>
        </w:pPrChange>
      </w:pPr>
    </w:p>
    <w:p w14:paraId="30F9A72D" w14:textId="53C0BAB7" w:rsidR="000A4D84" w:rsidRPr="0035141F" w:rsidDel="00E04079" w:rsidRDefault="000A4D84">
      <w:pPr>
        <w:keepNext/>
        <w:keepLines/>
        <w:spacing w:before="40" w:line="259" w:lineRule="auto"/>
        <w:ind w:left="709"/>
        <w:outlineLvl w:val="1"/>
        <w:rPr>
          <w:del w:id="334" w:author="Roberta Nicoletti" w:date="2018-09-07T14:29:00Z"/>
          <w:highlight w:val="cyan"/>
        </w:rPr>
        <w:pPrChange w:id="335" w:author="Roberta Nicoletti" w:date="2018-09-07T14:29:00Z">
          <w:pPr>
            <w:ind w:left="709"/>
            <w:jc w:val="both"/>
          </w:pPr>
        </w:pPrChange>
      </w:pPr>
      <w:del w:id="336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0E34EB15" wp14:editId="7B87826E">
              <wp:extent cx="5498089" cy="1753022"/>
              <wp:effectExtent l="0" t="0" r="7620" b="0"/>
              <wp:docPr id="35" name="Immagin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2311" cy="1760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213082E" w14:textId="3E0B72BA" w:rsidR="000A4D84" w:rsidRPr="0035141F" w:rsidDel="00E04079" w:rsidRDefault="000A4D84">
      <w:pPr>
        <w:keepNext/>
        <w:keepLines/>
        <w:spacing w:before="40" w:line="259" w:lineRule="auto"/>
        <w:outlineLvl w:val="1"/>
        <w:rPr>
          <w:del w:id="337" w:author="Roberta Nicoletti" w:date="2018-09-07T14:29:00Z"/>
          <w:highlight w:val="cyan"/>
        </w:rPr>
        <w:pPrChange w:id="338" w:author="Roberta Nicoletti" w:date="2018-09-07T14:29:00Z">
          <w:pPr>
            <w:jc w:val="both"/>
          </w:pPr>
        </w:pPrChange>
      </w:pPr>
    </w:p>
    <w:p w14:paraId="1383D61B" w14:textId="22726DF8" w:rsidR="000A4D84" w:rsidRPr="0035141F" w:rsidDel="00E04079" w:rsidRDefault="000A4D84">
      <w:pPr>
        <w:pStyle w:val="Paragrafoelenco"/>
        <w:keepNext/>
        <w:keepLines/>
        <w:numPr>
          <w:ilvl w:val="0"/>
          <w:numId w:val="25"/>
        </w:numPr>
        <w:spacing w:before="40" w:line="259" w:lineRule="auto"/>
        <w:outlineLvl w:val="1"/>
        <w:rPr>
          <w:del w:id="339" w:author="Roberta Nicoletti" w:date="2018-09-07T14:29:00Z"/>
          <w:highlight w:val="cyan"/>
        </w:rPr>
        <w:pPrChange w:id="340" w:author="Roberta Nicoletti" w:date="2018-09-07T14:29:00Z">
          <w:pPr>
            <w:pStyle w:val="Paragrafoelenco"/>
            <w:numPr>
              <w:numId w:val="25"/>
            </w:numPr>
            <w:ind w:hanging="360"/>
            <w:jc w:val="both"/>
          </w:pPr>
        </w:pPrChange>
      </w:pPr>
      <w:del w:id="341" w:author="Roberta Nicoletti" w:date="2018-09-07T14:29:00Z">
        <w:r w:rsidRPr="0035141F" w:rsidDel="00E04079">
          <w:rPr>
            <w:highlight w:val="cyan"/>
          </w:rPr>
          <w:delText xml:space="preserve">Ora possiamo copiare e incollare i formati sull’intervallo </w:delText>
        </w:r>
        <w:r w:rsidR="00226C77" w:rsidRPr="0035141F" w:rsidDel="00E04079">
          <w:rPr>
            <w:highlight w:val="cyan"/>
          </w:rPr>
          <w:delText>D100:E103</w:delText>
        </w:r>
        <w:r w:rsidRPr="0035141F" w:rsidDel="00E04079">
          <w:rPr>
            <w:highlight w:val="cyan"/>
          </w:rPr>
          <w:delText xml:space="preserve"> </w:delText>
        </w:r>
        <w:r w:rsidR="00226C77" w:rsidRPr="0035141F" w:rsidDel="00E04079">
          <w:rPr>
            <w:highlight w:val="cyan"/>
          </w:rPr>
          <w:delText xml:space="preserve">(per la riga 100 vale la regola opposta: migliora quando diminuisce) </w:delText>
        </w:r>
        <w:r w:rsidRPr="0035141F" w:rsidDel="00E04079">
          <w:rPr>
            <w:highlight w:val="cyan"/>
          </w:rPr>
          <w:delText>per ottenere il risultato desiderato</w:delText>
        </w:r>
        <w:r w:rsidR="0043697D" w:rsidRPr="0035141F" w:rsidDel="00E04079">
          <w:rPr>
            <w:highlight w:val="cyan"/>
          </w:rPr>
          <w:delText>.</w:delText>
        </w:r>
      </w:del>
    </w:p>
    <w:p w14:paraId="22372656" w14:textId="41609708" w:rsidR="000A4D84" w:rsidRPr="0035141F" w:rsidDel="00E04079" w:rsidRDefault="000A4D84">
      <w:pPr>
        <w:keepNext/>
        <w:keepLines/>
        <w:spacing w:before="40" w:line="259" w:lineRule="auto"/>
        <w:ind w:left="708"/>
        <w:outlineLvl w:val="1"/>
        <w:rPr>
          <w:del w:id="342" w:author="Roberta Nicoletti" w:date="2018-09-07T14:29:00Z"/>
          <w:highlight w:val="cyan"/>
        </w:rPr>
        <w:pPrChange w:id="343" w:author="Roberta Nicoletti" w:date="2018-09-07T14:29:00Z">
          <w:pPr>
            <w:ind w:left="708"/>
            <w:jc w:val="both"/>
          </w:pPr>
        </w:pPrChange>
      </w:pPr>
      <w:del w:id="344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0FE94775" wp14:editId="18A3BAA9">
              <wp:extent cx="5489510" cy="929537"/>
              <wp:effectExtent l="0" t="0" r="0" b="4445"/>
              <wp:docPr id="36" name="Immagine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52565" cy="9402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18902D8" w14:textId="5DBF0164" w:rsidR="000A4D84" w:rsidRPr="0035141F" w:rsidDel="00E04079" w:rsidRDefault="000A4D84">
      <w:pPr>
        <w:keepNext/>
        <w:keepLines/>
        <w:spacing w:before="40" w:line="259" w:lineRule="auto"/>
        <w:outlineLvl w:val="1"/>
        <w:rPr>
          <w:del w:id="345" w:author="Roberta Nicoletti" w:date="2018-09-07T14:29:00Z"/>
          <w:highlight w:val="cyan"/>
        </w:rPr>
        <w:pPrChange w:id="346" w:author="Roberta Nicoletti" w:date="2018-09-07T14:29:00Z">
          <w:pPr>
            <w:jc w:val="both"/>
          </w:pPr>
        </w:pPrChange>
      </w:pPr>
    </w:p>
    <w:p w14:paraId="45319619" w14:textId="2B9520ED" w:rsidR="00EC44BE" w:rsidRPr="0035141F" w:rsidDel="00E04079" w:rsidRDefault="0017292E">
      <w:pPr>
        <w:keepNext/>
        <w:keepLines/>
        <w:spacing w:before="40" w:line="259" w:lineRule="auto"/>
        <w:outlineLvl w:val="1"/>
        <w:rPr>
          <w:del w:id="347" w:author="Roberta Nicoletti" w:date="2018-09-07T14:29:00Z"/>
          <w:b/>
          <w:highlight w:val="cyan"/>
        </w:rPr>
        <w:pPrChange w:id="348" w:author="Roberta Nicoletti" w:date="2018-09-07T14:29:00Z">
          <w:pPr>
            <w:jc w:val="both"/>
          </w:pPr>
        </w:pPrChange>
      </w:pPr>
      <w:del w:id="349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69504" behindDoc="1" locked="0" layoutInCell="1" allowOverlap="1" wp14:anchorId="5C0866AB" wp14:editId="5C3CB33E">
              <wp:simplePos x="0" y="0"/>
              <wp:positionH relativeFrom="margin">
                <wp:posOffset>3074035</wp:posOffset>
              </wp:positionH>
              <wp:positionV relativeFrom="paragraph">
                <wp:posOffset>61595</wp:posOffset>
              </wp:positionV>
              <wp:extent cx="3039110" cy="2049145"/>
              <wp:effectExtent l="0" t="0" r="8890" b="8255"/>
              <wp:wrapTight wrapText="bothSides">
                <wp:wrapPolygon edited="0">
                  <wp:start x="0" y="0"/>
                  <wp:lineTo x="0" y="21486"/>
                  <wp:lineTo x="21528" y="21486"/>
                  <wp:lineTo x="21528" y="0"/>
                  <wp:lineTo x="0" y="0"/>
                </wp:wrapPolygon>
              </wp:wrapTight>
              <wp:docPr id="37" name="Immagine 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9110" cy="20491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26C77" w:rsidRPr="0035141F" w:rsidDel="00E04079">
          <w:rPr>
            <w:highlight w:val="cyan"/>
          </w:rPr>
          <w:delText>No</w:delText>
        </w:r>
        <w:r w:rsidR="002B0A10" w:rsidRPr="0035141F" w:rsidDel="00E04079">
          <w:rPr>
            <w:highlight w:val="cyan"/>
          </w:rPr>
          <w:delText xml:space="preserve">n c’è </w:delText>
        </w:r>
        <w:r w:rsidR="00226C77" w:rsidRPr="0035141F" w:rsidDel="00E04079">
          <w:rPr>
            <w:highlight w:val="cyan"/>
          </w:rPr>
          <w:delText>analisi di bilancio degna</w:delText>
        </w:r>
        <w:r w:rsidR="002B0A10" w:rsidRPr="0035141F" w:rsidDel="00E04079">
          <w:rPr>
            <w:highlight w:val="cyan"/>
          </w:rPr>
          <w:delText xml:space="preserve"> di questo nome che non contenga </w:delText>
        </w:r>
        <w:r w:rsidR="002B0A10" w:rsidRPr="0035141F" w:rsidDel="00E04079">
          <w:rPr>
            <w:b/>
            <w:highlight w:val="cyan"/>
          </w:rPr>
          <w:delText>grafici</w:delText>
        </w:r>
        <w:r w:rsidR="00EC44BE" w:rsidRPr="0035141F" w:rsidDel="00E04079">
          <w:rPr>
            <w:b/>
            <w:highlight w:val="cyan"/>
          </w:rPr>
          <w:delText>.</w:delText>
        </w:r>
      </w:del>
    </w:p>
    <w:p w14:paraId="3F5562AE" w14:textId="1B9121A2" w:rsidR="00C22281" w:rsidRPr="0035141F" w:rsidDel="00E04079" w:rsidRDefault="00EC44BE">
      <w:pPr>
        <w:keepNext/>
        <w:keepLines/>
        <w:spacing w:before="40" w:line="259" w:lineRule="auto"/>
        <w:outlineLvl w:val="1"/>
        <w:rPr>
          <w:del w:id="350" w:author="Roberta Nicoletti" w:date="2018-09-07T14:29:00Z"/>
          <w:highlight w:val="cyan"/>
        </w:rPr>
        <w:pPrChange w:id="351" w:author="Roberta Nicoletti" w:date="2018-09-07T14:29:00Z">
          <w:pPr>
            <w:jc w:val="both"/>
          </w:pPr>
        </w:pPrChange>
      </w:pPr>
      <w:del w:id="352" w:author="Roberta Nicoletti" w:date="2018-09-07T14:29:00Z">
        <w:r w:rsidRPr="0035141F" w:rsidDel="00E04079">
          <w:rPr>
            <w:highlight w:val="cyan"/>
          </w:rPr>
          <w:delText>C</w:delText>
        </w:r>
        <w:r w:rsidR="00C22281" w:rsidRPr="0035141F" w:rsidDel="00E04079">
          <w:rPr>
            <w:highlight w:val="cyan"/>
          </w:rPr>
          <w:delText>ostruirli è quasi immediato: è s</w:delText>
        </w:r>
        <w:r w:rsidR="00521BA1" w:rsidRPr="0035141F" w:rsidDel="00E04079">
          <w:rPr>
            <w:highlight w:val="cyan"/>
          </w:rPr>
          <w:delText xml:space="preserve">ufficiente selezionare la </w:delText>
        </w:r>
        <w:r w:rsidR="00521BA1" w:rsidRPr="0035141F" w:rsidDel="00E04079">
          <w:rPr>
            <w:b/>
            <w:highlight w:val="cyan"/>
          </w:rPr>
          <w:delText>serie</w:delText>
        </w:r>
        <w:r w:rsidR="00C22281" w:rsidRPr="0035141F" w:rsidDel="00E04079">
          <w:rPr>
            <w:b/>
            <w:highlight w:val="cyan"/>
          </w:rPr>
          <w:delText xml:space="preserve"> di dati</w:delText>
        </w:r>
        <w:r w:rsidR="00C22281" w:rsidRPr="0035141F" w:rsidDel="00E04079">
          <w:rPr>
            <w:highlight w:val="cyan"/>
          </w:rPr>
          <w:delText xml:space="preserve"> (gli indici), </w:delText>
        </w:r>
        <w:r w:rsidR="00C22281" w:rsidRPr="0035141F" w:rsidDel="00E04079">
          <w:rPr>
            <w:b/>
            <w:highlight w:val="cyan"/>
          </w:rPr>
          <w:delText>le categorie</w:delText>
        </w:r>
        <w:r w:rsidR="00C22281" w:rsidRPr="0035141F" w:rsidDel="00E04079">
          <w:rPr>
            <w:highlight w:val="cyan"/>
          </w:rPr>
          <w:delText xml:space="preserve"> (le date) e scegliere dalla scheda </w:delText>
        </w:r>
        <w:r w:rsidR="00C22281" w:rsidRPr="0035141F" w:rsidDel="00E04079">
          <w:rPr>
            <w:b/>
            <w:highlight w:val="cyan"/>
          </w:rPr>
          <w:delText>Inserisci</w:delText>
        </w:r>
        <w:r w:rsidR="00C22281" w:rsidRPr="0035141F" w:rsidDel="00E04079">
          <w:rPr>
            <w:highlight w:val="cyan"/>
          </w:rPr>
          <w:delText xml:space="preserve"> il grafico preferito.</w:delText>
        </w:r>
        <w:r w:rsidR="002B0A10" w:rsidRPr="0035141F" w:rsidDel="00E04079">
          <w:rPr>
            <w:highlight w:val="cyan"/>
          </w:rPr>
          <w:delText xml:space="preserve"> </w:delText>
        </w:r>
      </w:del>
    </w:p>
    <w:p w14:paraId="5EBCD3DA" w14:textId="1AC85B58" w:rsidR="00C22281" w:rsidRPr="0035141F" w:rsidDel="00E04079" w:rsidRDefault="002B0A10">
      <w:pPr>
        <w:keepNext/>
        <w:keepLines/>
        <w:spacing w:before="40" w:line="259" w:lineRule="auto"/>
        <w:outlineLvl w:val="1"/>
        <w:rPr>
          <w:del w:id="353" w:author="Roberta Nicoletti" w:date="2018-09-07T14:29:00Z"/>
          <w:highlight w:val="cyan"/>
        </w:rPr>
        <w:pPrChange w:id="354" w:author="Roberta Nicoletti" w:date="2018-09-07T14:29:00Z">
          <w:pPr>
            <w:jc w:val="both"/>
          </w:pPr>
        </w:pPrChange>
      </w:pPr>
      <w:del w:id="355" w:author="Roberta Nicoletti" w:date="2018-09-07T14:29:00Z">
        <w:r w:rsidRPr="0035141F" w:rsidDel="00E04079">
          <w:rPr>
            <w:highlight w:val="cyan"/>
          </w:rPr>
          <w:delText xml:space="preserve">Una volta creato il grafico sarà possibile personalizzarlo a piacimento. </w:delText>
        </w:r>
      </w:del>
    </w:p>
    <w:p w14:paraId="1CE9190C" w14:textId="54936BCA" w:rsidR="002B0A10" w:rsidRPr="0035141F" w:rsidDel="00E04079" w:rsidRDefault="002B0A10">
      <w:pPr>
        <w:keepNext/>
        <w:keepLines/>
        <w:spacing w:before="40" w:line="259" w:lineRule="auto"/>
        <w:outlineLvl w:val="1"/>
        <w:rPr>
          <w:del w:id="356" w:author="Roberta Nicoletti" w:date="2018-09-07T14:29:00Z"/>
          <w:highlight w:val="cyan"/>
        </w:rPr>
        <w:pPrChange w:id="357" w:author="Roberta Nicoletti" w:date="2018-09-07T14:29:00Z">
          <w:pPr>
            <w:jc w:val="both"/>
          </w:pPr>
        </w:pPrChange>
      </w:pPr>
      <w:del w:id="358" w:author="Roberta Nicoletti" w:date="2018-09-07T14:29:00Z">
        <w:r w:rsidRPr="0035141F" w:rsidDel="00E04079">
          <w:rPr>
            <w:highlight w:val="cyan"/>
          </w:rPr>
          <w:delText>Vale la pena di citare anche un tipo di grafico disponibile a partire dalla versione</w:delText>
        </w:r>
        <w:r w:rsidR="00C22281" w:rsidRPr="0035141F" w:rsidDel="00E04079">
          <w:rPr>
            <w:highlight w:val="cyan"/>
          </w:rPr>
          <w:delText xml:space="preserve"> 2007, </w:delText>
        </w:r>
        <w:r w:rsidR="00C22281" w:rsidRPr="0035141F" w:rsidDel="00E04079">
          <w:rPr>
            <w:b/>
            <w:highlight w:val="cyan"/>
          </w:rPr>
          <w:delText xml:space="preserve">il </w:delText>
        </w:r>
        <w:r w:rsidR="0017292E" w:rsidRPr="0035141F" w:rsidDel="00E04079">
          <w:rPr>
            <w:b/>
            <w:highlight w:val="cyan"/>
          </w:rPr>
          <w:delText>Grafico Spark line</w:delText>
        </w:r>
        <w:r w:rsidR="0017292E" w:rsidRPr="0035141F" w:rsidDel="00E04079">
          <w:rPr>
            <w:highlight w:val="cyan"/>
          </w:rPr>
          <w:delText xml:space="preserve">, linee o istogrammi </w:delText>
        </w:r>
        <w:r w:rsidRPr="0035141F" w:rsidDel="00E04079">
          <w:rPr>
            <w:highlight w:val="cyan"/>
          </w:rPr>
          <w:delText>contenuti all’interno di una cella</w:delText>
        </w:r>
        <w:r w:rsidR="0017292E" w:rsidRPr="0035141F" w:rsidDel="00E04079">
          <w:rPr>
            <w:highlight w:val="cyan"/>
          </w:rPr>
          <w:delText>.</w:delText>
        </w:r>
        <w:r w:rsidRPr="0035141F" w:rsidDel="00E04079">
          <w:rPr>
            <w:highlight w:val="cyan"/>
          </w:rPr>
          <w:delText xml:space="preserve"> Per consentirne l’inserimento</w:delText>
        </w:r>
        <w:r w:rsidR="00EC44BE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highlight w:val="cyan"/>
          </w:rPr>
          <w:delText>è sufficiente seguire questo procedimento:</w:delText>
        </w:r>
      </w:del>
    </w:p>
    <w:p w14:paraId="38A9EA14" w14:textId="72A4A78D" w:rsidR="00E02954" w:rsidRPr="0035141F" w:rsidDel="00E04079" w:rsidRDefault="00E02954">
      <w:pPr>
        <w:keepNext/>
        <w:keepLines/>
        <w:spacing w:before="40" w:line="259" w:lineRule="auto"/>
        <w:outlineLvl w:val="1"/>
        <w:rPr>
          <w:del w:id="359" w:author="Roberta Nicoletti" w:date="2018-09-07T14:29:00Z"/>
          <w:highlight w:val="cyan"/>
        </w:rPr>
        <w:pPrChange w:id="360" w:author="Roberta Nicoletti" w:date="2018-09-07T14:29:00Z">
          <w:pPr>
            <w:jc w:val="both"/>
          </w:pPr>
        </w:pPrChange>
      </w:pPr>
      <w:del w:id="361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70528" behindDoc="1" locked="0" layoutInCell="1" allowOverlap="1" wp14:anchorId="67DAA6FE" wp14:editId="1FB5472A">
              <wp:simplePos x="0" y="0"/>
              <wp:positionH relativeFrom="column">
                <wp:posOffset>5086350</wp:posOffset>
              </wp:positionH>
              <wp:positionV relativeFrom="paragraph">
                <wp:posOffset>164465</wp:posOffset>
              </wp:positionV>
              <wp:extent cx="960120" cy="675640"/>
              <wp:effectExtent l="0" t="0" r="0" b="0"/>
              <wp:wrapTight wrapText="bothSides">
                <wp:wrapPolygon edited="0">
                  <wp:start x="0" y="0"/>
                  <wp:lineTo x="0" y="20707"/>
                  <wp:lineTo x="21000" y="20707"/>
                  <wp:lineTo x="21000" y="0"/>
                  <wp:lineTo x="0" y="0"/>
                </wp:wrapPolygon>
              </wp:wrapTight>
              <wp:docPr id="38" name="Immagine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0120" cy="6756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p w14:paraId="509D9C2F" w14:textId="4EB81944" w:rsidR="00E02954" w:rsidRPr="0035141F" w:rsidDel="00E04079" w:rsidRDefault="00E02954">
      <w:pPr>
        <w:pStyle w:val="Paragrafoelenco"/>
        <w:keepNext/>
        <w:keepLines/>
        <w:numPr>
          <w:ilvl w:val="0"/>
          <w:numId w:val="26"/>
        </w:numPr>
        <w:spacing w:before="40" w:line="259" w:lineRule="auto"/>
        <w:outlineLvl w:val="1"/>
        <w:rPr>
          <w:del w:id="362" w:author="Roberta Nicoletti" w:date="2018-09-07T14:29:00Z"/>
          <w:b/>
          <w:highlight w:val="cyan"/>
        </w:rPr>
        <w:pPrChange w:id="363" w:author="Roberta Nicoletti" w:date="2018-09-07T14:29:00Z">
          <w:pPr>
            <w:pStyle w:val="Paragrafoelenco"/>
            <w:numPr>
              <w:numId w:val="26"/>
            </w:numPr>
            <w:ind w:hanging="360"/>
            <w:jc w:val="both"/>
          </w:pPr>
        </w:pPrChange>
      </w:pPr>
      <w:del w:id="364" w:author="Roberta Nicoletti" w:date="2018-09-07T14:29:00Z">
        <w:r w:rsidRPr="0035141F" w:rsidDel="00E04079">
          <w:rPr>
            <w:highlight w:val="cyan"/>
          </w:rPr>
          <w:delText xml:space="preserve">Selezioniamo l’intervallo C99:E103 e selezioniamo uno dei </w:delText>
        </w:r>
        <w:r w:rsidRPr="0035141F" w:rsidDel="00E04079">
          <w:rPr>
            <w:b/>
            <w:highlight w:val="cyan"/>
          </w:rPr>
          <w:delText xml:space="preserve">grafici disponibili nel gruppo Grafici Spark Line della scheda Inserisci </w:delText>
        </w:r>
      </w:del>
    </w:p>
    <w:p w14:paraId="352A0A05" w14:textId="5D4926C5" w:rsidR="00E02954" w:rsidRPr="0035141F" w:rsidDel="00E04079" w:rsidRDefault="00E02954">
      <w:pPr>
        <w:pStyle w:val="Paragrafoelenco"/>
        <w:keepNext/>
        <w:keepLines/>
        <w:numPr>
          <w:ilvl w:val="0"/>
          <w:numId w:val="26"/>
        </w:numPr>
        <w:spacing w:before="40" w:line="259" w:lineRule="auto"/>
        <w:outlineLvl w:val="1"/>
        <w:rPr>
          <w:del w:id="365" w:author="Roberta Nicoletti" w:date="2018-09-07T14:29:00Z"/>
          <w:highlight w:val="cyan"/>
        </w:rPr>
        <w:pPrChange w:id="366" w:author="Roberta Nicoletti" w:date="2018-09-07T14:29:00Z">
          <w:pPr>
            <w:pStyle w:val="Paragrafoelenco"/>
            <w:numPr>
              <w:numId w:val="26"/>
            </w:numPr>
            <w:ind w:hanging="360"/>
            <w:jc w:val="both"/>
          </w:pPr>
        </w:pPrChange>
      </w:pPr>
      <w:del w:id="367" w:author="Roberta Nicoletti" w:date="2018-09-07T14:29:00Z">
        <w:r w:rsidRPr="0035141F" w:rsidDel="00E04079">
          <w:rPr>
            <w:highlight w:val="cyan"/>
          </w:rPr>
          <w:delText xml:space="preserve">Selezioniamo come </w:delText>
        </w:r>
        <w:r w:rsidR="00521BA1" w:rsidRPr="0035141F" w:rsidDel="00E04079">
          <w:rPr>
            <w:highlight w:val="cyan"/>
          </w:rPr>
          <w:delText>intervallo di destinazione $F$99:$F$</w:delText>
        </w:r>
        <w:r w:rsidRPr="0035141F" w:rsidDel="00E04079">
          <w:rPr>
            <w:highlight w:val="cyan"/>
          </w:rPr>
          <w:delText>103</w:delText>
        </w:r>
      </w:del>
    </w:p>
    <w:p w14:paraId="1E4A84A6" w14:textId="5F6DA58D" w:rsidR="00E02954" w:rsidRPr="0035141F" w:rsidDel="00E04079" w:rsidRDefault="00E02954">
      <w:pPr>
        <w:pStyle w:val="Paragrafoelenco"/>
        <w:keepNext/>
        <w:keepLines/>
        <w:spacing w:before="40" w:line="259" w:lineRule="auto"/>
        <w:outlineLvl w:val="1"/>
        <w:rPr>
          <w:del w:id="368" w:author="Roberta Nicoletti" w:date="2018-09-07T14:29:00Z"/>
          <w:highlight w:val="cyan"/>
        </w:rPr>
        <w:pPrChange w:id="369" w:author="Roberta Nicoletti" w:date="2018-09-07T14:29:00Z">
          <w:pPr>
            <w:pStyle w:val="Paragrafoelenco"/>
            <w:jc w:val="both"/>
          </w:pPr>
        </w:pPrChange>
      </w:pPr>
      <w:del w:id="37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CEE2AA1" wp14:editId="0877D07B">
              <wp:extent cx="3961648" cy="1126673"/>
              <wp:effectExtent l="0" t="0" r="1270" b="0"/>
              <wp:docPr id="39" name="Immagin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70050" cy="11290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77A57EB" w14:textId="032C1F38" w:rsidR="00E02954" w:rsidRPr="0035141F" w:rsidDel="00E04079" w:rsidRDefault="00E02954">
      <w:pPr>
        <w:pStyle w:val="Paragrafoelenco"/>
        <w:keepNext/>
        <w:keepLines/>
        <w:spacing w:before="40" w:line="259" w:lineRule="auto"/>
        <w:outlineLvl w:val="1"/>
        <w:rPr>
          <w:del w:id="371" w:author="Roberta Nicoletti" w:date="2018-09-07T14:29:00Z"/>
          <w:highlight w:val="cyan"/>
        </w:rPr>
        <w:pPrChange w:id="372" w:author="Roberta Nicoletti" w:date="2018-09-07T14:29:00Z">
          <w:pPr>
            <w:pStyle w:val="Paragrafoelenco"/>
            <w:jc w:val="both"/>
          </w:pPr>
        </w:pPrChange>
      </w:pPr>
      <w:del w:id="373" w:author="Roberta Nicoletti" w:date="2018-09-07T14:29:00Z">
        <w:r w:rsidRPr="0035141F" w:rsidDel="00E04079">
          <w:rPr>
            <w:highlight w:val="cyan"/>
          </w:rPr>
          <w:delText xml:space="preserve">E </w:delText>
        </w:r>
        <w:r w:rsidR="00206D22" w:rsidRPr="0035141F" w:rsidDel="00E04079">
          <w:rPr>
            <w:highlight w:val="cyan"/>
          </w:rPr>
          <w:delText xml:space="preserve">otteniamo quanto mostrato </w:delText>
        </w:r>
        <w:r w:rsidR="00F20E53" w:rsidRPr="0035141F" w:rsidDel="00E04079">
          <w:rPr>
            <w:highlight w:val="cyan"/>
          </w:rPr>
          <w:delText xml:space="preserve">in </w:delText>
        </w:r>
        <w:r w:rsidR="00206D22" w:rsidRPr="0035141F" w:rsidDel="00E04079">
          <w:rPr>
            <w:highlight w:val="cyan"/>
          </w:rPr>
          <w:delText>figura.</w:delText>
        </w:r>
      </w:del>
    </w:p>
    <w:p w14:paraId="3AF1D0C4" w14:textId="4EB65D4B" w:rsidR="00206D22" w:rsidRPr="0035141F" w:rsidDel="00E04079" w:rsidRDefault="00206D22">
      <w:pPr>
        <w:pStyle w:val="Paragrafoelenco"/>
        <w:keepNext/>
        <w:keepLines/>
        <w:spacing w:before="40" w:line="259" w:lineRule="auto"/>
        <w:outlineLvl w:val="1"/>
        <w:rPr>
          <w:del w:id="374" w:author="Roberta Nicoletti" w:date="2018-09-07T14:29:00Z"/>
          <w:highlight w:val="cyan"/>
        </w:rPr>
        <w:pPrChange w:id="375" w:author="Roberta Nicoletti" w:date="2018-09-07T14:29:00Z">
          <w:pPr>
            <w:pStyle w:val="Paragrafoelenco"/>
            <w:jc w:val="both"/>
          </w:pPr>
        </w:pPrChange>
      </w:pPr>
    </w:p>
    <w:p w14:paraId="388D279B" w14:textId="57D0A326" w:rsidR="00206D22" w:rsidRPr="0035141F" w:rsidDel="00E04079" w:rsidRDefault="00F20E53">
      <w:pPr>
        <w:pStyle w:val="Paragrafoelenco"/>
        <w:keepNext/>
        <w:keepLines/>
        <w:spacing w:before="40" w:line="259" w:lineRule="auto"/>
        <w:outlineLvl w:val="1"/>
        <w:rPr>
          <w:del w:id="376" w:author="Roberta Nicoletti" w:date="2018-09-07T14:29:00Z"/>
          <w:highlight w:val="cyan"/>
        </w:rPr>
        <w:pPrChange w:id="377" w:author="Roberta Nicoletti" w:date="2018-09-07T14:29:00Z">
          <w:pPr>
            <w:pStyle w:val="Paragrafoelenco"/>
            <w:jc w:val="both"/>
          </w:pPr>
        </w:pPrChange>
      </w:pPr>
      <w:del w:id="378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778F5D59" wp14:editId="7785B754">
              <wp:extent cx="5557935" cy="652213"/>
              <wp:effectExtent l="0" t="0" r="5080" b="0"/>
              <wp:docPr id="40" name="Immagine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66969" cy="6532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CACCEE7" w14:textId="0DDA5F6B" w:rsidR="002B0A10" w:rsidRPr="0035141F" w:rsidDel="00E04079" w:rsidRDefault="002B0A10">
      <w:pPr>
        <w:keepNext/>
        <w:keepLines/>
        <w:spacing w:before="40" w:line="259" w:lineRule="auto"/>
        <w:outlineLvl w:val="1"/>
        <w:rPr>
          <w:del w:id="379" w:author="Roberta Nicoletti" w:date="2018-09-07T14:29:00Z"/>
          <w:highlight w:val="cyan"/>
        </w:rPr>
        <w:pPrChange w:id="380" w:author="Roberta Nicoletti" w:date="2018-09-07T14:29:00Z">
          <w:pPr>
            <w:jc w:val="both"/>
          </w:pPr>
        </w:pPrChange>
      </w:pPr>
    </w:p>
    <w:p w14:paraId="723678A2" w14:textId="5666CA04" w:rsidR="00E02954" w:rsidRPr="0035141F" w:rsidDel="00E04079" w:rsidRDefault="00E02954">
      <w:pPr>
        <w:keepNext/>
        <w:keepLines/>
        <w:spacing w:before="40" w:line="259" w:lineRule="auto"/>
        <w:outlineLvl w:val="1"/>
        <w:rPr>
          <w:del w:id="381" w:author="Roberta Nicoletti" w:date="2018-09-07T14:29:00Z"/>
          <w:highlight w:val="cyan"/>
        </w:rPr>
        <w:pPrChange w:id="382" w:author="Roberta Nicoletti" w:date="2018-09-07T14:29:00Z">
          <w:pPr>
            <w:jc w:val="both"/>
          </w:pPr>
        </w:pPrChange>
      </w:pPr>
      <w:del w:id="383" w:author="Roberta Nicoletti" w:date="2018-09-07T14:29:00Z">
        <w:r w:rsidRPr="0035141F" w:rsidDel="00E04079">
          <w:rPr>
            <w:highlight w:val="cyan"/>
          </w:rPr>
          <w:delText>La formattazione condizionale e la personalizzazione dei grafici è stata molto sviluppata a partire dalla versione 2007 e merita un approfondimento specifico, che sarà contenuto in uno dei prossimi articoli</w:delText>
        </w:r>
        <w:r w:rsidR="00B615D7" w:rsidRPr="0035141F" w:rsidDel="00E04079">
          <w:rPr>
            <w:highlight w:val="cyan"/>
          </w:rPr>
          <w:delText>;</w:delText>
        </w:r>
        <w:r w:rsidRPr="0035141F" w:rsidDel="00E04079">
          <w:rPr>
            <w:highlight w:val="cyan"/>
          </w:rPr>
          <w:delText xml:space="preserve"> per il momento limitiamoci a quanto descritto.</w:delText>
        </w:r>
      </w:del>
    </w:p>
    <w:p w14:paraId="2F7E7ADF" w14:textId="3C0B80C2" w:rsidR="0001717F" w:rsidRPr="0035141F" w:rsidDel="00E04079" w:rsidRDefault="002B0A10">
      <w:pPr>
        <w:keepNext/>
        <w:keepLines/>
        <w:spacing w:before="40" w:line="259" w:lineRule="auto"/>
        <w:outlineLvl w:val="1"/>
        <w:rPr>
          <w:del w:id="384" w:author="Roberta Nicoletti" w:date="2018-09-07T14:29:00Z"/>
          <w:highlight w:val="cyan"/>
        </w:rPr>
        <w:pPrChange w:id="385" w:author="Roberta Nicoletti" w:date="2018-09-07T14:29:00Z">
          <w:pPr>
            <w:jc w:val="both"/>
          </w:pPr>
        </w:pPrChange>
      </w:pPr>
      <w:del w:id="386" w:author="Roberta Nicoletti" w:date="2018-09-07T14:29:00Z">
        <w:r w:rsidRPr="0035141F" w:rsidDel="00E04079">
          <w:rPr>
            <w:highlight w:val="cyan"/>
          </w:rPr>
          <w:delText xml:space="preserve">Possiamo concludere l’analisi </w:delText>
        </w:r>
        <w:r w:rsidR="00F20E53" w:rsidRPr="0035141F" w:rsidDel="00E04079">
          <w:rPr>
            <w:highlight w:val="cyan"/>
          </w:rPr>
          <w:delText xml:space="preserve">aggiungendo uno score </w:delText>
        </w:r>
        <w:r w:rsidRPr="0035141F" w:rsidDel="00E04079">
          <w:rPr>
            <w:highlight w:val="cyan"/>
          </w:rPr>
          <w:delText>che tenga cont</w:delText>
        </w:r>
        <w:r w:rsidR="0001717F" w:rsidRPr="0035141F" w:rsidDel="00E04079">
          <w:rPr>
            <w:highlight w:val="cyan"/>
          </w:rPr>
          <w:delText>o dei valori dei singoli indici</w:delText>
        </w:r>
        <w:r w:rsidR="00B615D7" w:rsidRPr="0035141F" w:rsidDel="00E04079">
          <w:rPr>
            <w:highlight w:val="cyan"/>
          </w:rPr>
          <w:delText xml:space="preserve"> e</w:delText>
        </w:r>
        <w:r w:rsidRPr="0035141F" w:rsidDel="00E04079">
          <w:rPr>
            <w:highlight w:val="cyan"/>
          </w:rPr>
          <w:delText xml:space="preserve"> </w:delText>
        </w:r>
        <w:r w:rsidR="0001717F" w:rsidRPr="0035141F" w:rsidDel="00E04079">
          <w:rPr>
            <w:highlight w:val="cyan"/>
          </w:rPr>
          <w:delText>a tal proposito facciamo riferimento alla scala di valori proposta dal Medio Credito Centrale per le operazioni “Sabatini” per la variabile Debiti a breve/Fatturato per le società di capitali del settore industria.</w:delText>
        </w:r>
      </w:del>
    </w:p>
    <w:p w14:paraId="73DCF289" w14:textId="20575C5C" w:rsidR="00F20E53" w:rsidRPr="0035141F" w:rsidDel="00E04079" w:rsidRDefault="00F20E53">
      <w:pPr>
        <w:keepNext/>
        <w:keepLines/>
        <w:spacing w:before="40" w:line="259" w:lineRule="auto"/>
        <w:outlineLvl w:val="1"/>
        <w:rPr>
          <w:del w:id="387" w:author="Roberta Nicoletti" w:date="2018-09-07T14:29:00Z"/>
          <w:highlight w:val="cyan"/>
        </w:rPr>
        <w:pPrChange w:id="388" w:author="Roberta Nicoletti" w:date="2018-09-07T14:29:00Z">
          <w:pPr>
            <w:jc w:val="both"/>
          </w:pPr>
        </w:pPrChange>
      </w:pPr>
    </w:p>
    <w:p w14:paraId="4F430FE1" w14:textId="6A0AE90E" w:rsidR="00F20E53" w:rsidRPr="0035141F" w:rsidDel="00E04079" w:rsidRDefault="0001717F">
      <w:pPr>
        <w:keepNext/>
        <w:keepLines/>
        <w:spacing w:before="40" w:line="259" w:lineRule="auto"/>
        <w:outlineLvl w:val="1"/>
        <w:rPr>
          <w:del w:id="389" w:author="Roberta Nicoletti" w:date="2018-09-07T14:29:00Z"/>
          <w:highlight w:val="cyan"/>
        </w:rPr>
        <w:pPrChange w:id="390" w:author="Roberta Nicoletti" w:date="2018-09-07T14:29:00Z">
          <w:pPr>
            <w:jc w:val="both"/>
          </w:pPr>
        </w:pPrChange>
      </w:pPr>
      <w:del w:id="391" w:author="Roberta Nicoletti" w:date="2018-09-07T14:29:00Z">
        <w:r w:rsidRPr="0035141F" w:rsidDel="00E04079">
          <w:rPr>
            <w:highlight w:val="cyan"/>
          </w:rPr>
          <w:delText>Creiamo (Maiusc + F11) un nuo</w:delText>
        </w:r>
        <w:r w:rsidR="00521BA1" w:rsidRPr="0035141F" w:rsidDel="00E04079">
          <w:rPr>
            <w:highlight w:val="cyan"/>
          </w:rPr>
          <w:delText xml:space="preserve">vo foglio che nominiamo Score, </w:delText>
        </w:r>
        <w:r w:rsidRPr="0035141F" w:rsidDel="00E04079">
          <w:rPr>
            <w:highlight w:val="cyan"/>
          </w:rPr>
          <w:delText xml:space="preserve">incolliamo la </w:delText>
        </w:r>
        <w:r w:rsidR="00F20E53" w:rsidRPr="0035141F" w:rsidDel="00E04079">
          <w:rPr>
            <w:highlight w:val="cyan"/>
          </w:rPr>
          <w:delText>scala di valori</w:delText>
        </w:r>
        <w:r w:rsidR="00521BA1" w:rsidRPr="0035141F" w:rsidDel="00E04079">
          <w:rPr>
            <w:highlight w:val="cyan"/>
          </w:rPr>
          <w:delText xml:space="preserve"> (come immagine)</w:delText>
        </w:r>
        <w:r w:rsidRPr="0035141F" w:rsidDel="00E04079">
          <w:rPr>
            <w:highlight w:val="cyan"/>
          </w:rPr>
          <w:delText xml:space="preserve"> e traduciamola in intervallo</w:delText>
        </w:r>
        <w:r w:rsidR="00521BA1" w:rsidRPr="0035141F" w:rsidDel="00E04079">
          <w:rPr>
            <w:highlight w:val="cyan"/>
          </w:rPr>
          <w:delText>.</w:delText>
        </w:r>
        <w:r w:rsidR="00BA078A" w:rsidRPr="0035141F" w:rsidDel="00E04079">
          <w:rPr>
            <w:highlight w:val="cyan"/>
          </w:rPr>
          <w:delText xml:space="preserve"> </w:delText>
        </w:r>
      </w:del>
    </w:p>
    <w:p w14:paraId="0C8A8D5C" w14:textId="3F9BB453" w:rsidR="00BA078A" w:rsidRPr="0035141F" w:rsidDel="00E04079" w:rsidRDefault="00BA078A">
      <w:pPr>
        <w:keepNext/>
        <w:keepLines/>
        <w:spacing w:before="40" w:line="259" w:lineRule="auto"/>
        <w:outlineLvl w:val="1"/>
        <w:rPr>
          <w:del w:id="392" w:author="Roberta Nicoletti" w:date="2018-09-07T14:29:00Z"/>
          <w:highlight w:val="cyan"/>
        </w:rPr>
        <w:pPrChange w:id="393" w:author="Roberta Nicoletti" w:date="2018-09-07T14:29:00Z">
          <w:pPr>
            <w:jc w:val="both"/>
          </w:pPr>
        </w:pPrChange>
      </w:pPr>
    </w:p>
    <w:p w14:paraId="68525576" w14:textId="4D027DDA" w:rsidR="0001717F" w:rsidRPr="0035141F" w:rsidDel="00E04079" w:rsidRDefault="00BA078A">
      <w:pPr>
        <w:keepNext/>
        <w:keepLines/>
        <w:spacing w:before="40" w:line="259" w:lineRule="auto"/>
        <w:outlineLvl w:val="1"/>
        <w:rPr>
          <w:del w:id="394" w:author="Roberta Nicoletti" w:date="2018-09-07T14:29:00Z"/>
          <w:highlight w:val="cyan"/>
        </w:rPr>
        <w:pPrChange w:id="395" w:author="Roberta Nicoletti" w:date="2018-09-07T14:29:00Z">
          <w:pPr>
            <w:jc w:val="both"/>
          </w:pPr>
        </w:pPrChange>
      </w:pPr>
      <w:del w:id="396" w:author="Roberta Nicoletti" w:date="2018-09-07T14:29:00Z">
        <w:r w:rsidRPr="0035141F" w:rsidDel="00E04079">
          <w:rPr>
            <w:highlight w:val="cyan"/>
          </w:rPr>
          <w:delText xml:space="preserve">Vogliamo che a seconda del valore assunto dall’indice il punteggio </w:delText>
        </w:r>
        <w:r w:rsidR="0001717F" w:rsidRPr="0035141F" w:rsidDel="00E04079">
          <w:rPr>
            <w:highlight w:val="cyan"/>
          </w:rPr>
          <w:delText xml:space="preserve">che apparirà nelle celle C13:E13 </w:delText>
        </w:r>
        <w:r w:rsidRPr="0035141F" w:rsidDel="00E04079">
          <w:rPr>
            <w:highlight w:val="cyan"/>
          </w:rPr>
          <w:delText>vari da 1=Basso a 5=Alto. Per riuscirci</w:delText>
        </w:r>
        <w:r w:rsidR="00521BA1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utilizzeremo la funzione CERCA.ORIZZ()</w:delText>
        </w:r>
        <w:r w:rsidR="0001717F" w:rsidRPr="0035141F" w:rsidDel="00E04079">
          <w:rPr>
            <w:highlight w:val="cyan"/>
          </w:rPr>
          <w:delText xml:space="preserve"> con la seguente formula</w:delText>
        </w:r>
      </w:del>
    </w:p>
    <w:p w14:paraId="07AAF76D" w14:textId="73A2F394" w:rsidR="0001717F" w:rsidRPr="0035141F" w:rsidDel="00E04079" w:rsidRDefault="0001717F">
      <w:pPr>
        <w:keepNext/>
        <w:keepLines/>
        <w:spacing w:before="40" w:line="259" w:lineRule="auto"/>
        <w:outlineLvl w:val="1"/>
        <w:rPr>
          <w:del w:id="397" w:author="Roberta Nicoletti" w:date="2018-09-07T14:29:00Z"/>
          <w:highlight w:val="cyan"/>
        </w:rPr>
        <w:pPrChange w:id="398" w:author="Roberta Nicoletti" w:date="2018-09-07T14:29:00Z">
          <w:pPr>
            <w:jc w:val="both"/>
          </w:pPr>
        </w:pPrChange>
      </w:pPr>
    </w:p>
    <w:p w14:paraId="2626ED4E" w14:textId="108FB2DA" w:rsidR="0001717F" w:rsidRPr="0035141F" w:rsidDel="00E04079" w:rsidRDefault="0001717F">
      <w:pPr>
        <w:keepNext/>
        <w:keepLines/>
        <w:spacing w:before="40" w:line="259" w:lineRule="auto"/>
        <w:outlineLvl w:val="1"/>
        <w:rPr>
          <w:del w:id="399" w:author="Roberta Nicoletti" w:date="2018-09-07T14:29:00Z"/>
          <w:highlight w:val="cyan"/>
        </w:rPr>
        <w:pPrChange w:id="400" w:author="Roberta Nicoletti" w:date="2018-09-07T14:29:00Z">
          <w:pPr>
            <w:jc w:val="both"/>
          </w:pPr>
        </w:pPrChange>
      </w:pPr>
      <w:del w:id="401" w:author="Roberta Nicoletti" w:date="2018-09-07T14:29:00Z">
        <w:r w:rsidRPr="0035141F" w:rsidDel="00E04079">
          <w:rPr>
            <w:highlight w:val="cyan"/>
          </w:rPr>
          <w:delText>+CERCA.ORIZZ(Dbt/Fatt;$B$9:$F$10;2)</w:delText>
        </w:r>
      </w:del>
    </w:p>
    <w:p w14:paraId="03252C92" w14:textId="73CD18C7" w:rsidR="0001717F" w:rsidRPr="0035141F" w:rsidDel="00E04079" w:rsidRDefault="0001717F">
      <w:pPr>
        <w:keepNext/>
        <w:keepLines/>
        <w:spacing w:before="40" w:line="259" w:lineRule="auto"/>
        <w:outlineLvl w:val="1"/>
        <w:rPr>
          <w:del w:id="402" w:author="Roberta Nicoletti" w:date="2018-09-07T14:29:00Z"/>
          <w:highlight w:val="cyan"/>
        </w:rPr>
        <w:pPrChange w:id="403" w:author="Roberta Nicoletti" w:date="2018-09-07T14:29:00Z">
          <w:pPr>
            <w:jc w:val="both"/>
          </w:pPr>
        </w:pPrChange>
      </w:pPr>
    </w:p>
    <w:p w14:paraId="1C6FF86D" w14:textId="12AE467E" w:rsidR="0001717F" w:rsidRPr="0035141F" w:rsidDel="00E04079" w:rsidRDefault="0001717F">
      <w:pPr>
        <w:keepNext/>
        <w:keepLines/>
        <w:spacing w:before="40" w:line="259" w:lineRule="auto"/>
        <w:outlineLvl w:val="1"/>
        <w:rPr>
          <w:del w:id="404" w:author="Roberta Nicoletti" w:date="2018-09-07T14:29:00Z"/>
          <w:highlight w:val="cyan"/>
        </w:rPr>
        <w:pPrChange w:id="405" w:author="Roberta Nicoletti" w:date="2018-09-07T14:29:00Z">
          <w:pPr>
            <w:jc w:val="both"/>
          </w:pPr>
        </w:pPrChange>
      </w:pPr>
      <w:del w:id="406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2D48AD80" wp14:editId="5FD6F7A4">
              <wp:extent cx="4149013" cy="2174379"/>
              <wp:effectExtent l="0" t="0" r="4445" b="0"/>
              <wp:docPr id="44" name="Immagine 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6652" cy="21783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DF42766" w14:textId="0A34174A" w:rsidR="00F20E53" w:rsidRPr="0035141F" w:rsidDel="00E04079" w:rsidRDefault="00BA078A">
      <w:pPr>
        <w:keepNext/>
        <w:keepLines/>
        <w:spacing w:before="40" w:line="259" w:lineRule="auto"/>
        <w:outlineLvl w:val="1"/>
        <w:rPr>
          <w:del w:id="407" w:author="Roberta Nicoletti" w:date="2018-09-07T14:29:00Z"/>
          <w:highlight w:val="cyan"/>
        </w:rPr>
        <w:pPrChange w:id="408" w:author="Roberta Nicoletti" w:date="2018-09-07T14:29:00Z">
          <w:pPr>
            <w:jc w:val="both"/>
          </w:pPr>
        </w:pPrChange>
      </w:pPr>
      <w:del w:id="409" w:author="Roberta Nicoletti" w:date="2018-09-07T14:29:00Z">
        <w:r w:rsidRPr="0035141F" w:rsidDel="00E04079">
          <w:rPr>
            <w:highlight w:val="cyan"/>
          </w:rPr>
          <w:delText xml:space="preserve"> </w:delText>
        </w:r>
      </w:del>
    </w:p>
    <w:p w14:paraId="004610C3" w14:textId="1B2B8CA2" w:rsidR="0001717F" w:rsidRPr="0035141F" w:rsidDel="00E04079" w:rsidRDefault="002B0A10">
      <w:pPr>
        <w:keepNext/>
        <w:keepLines/>
        <w:spacing w:before="40" w:line="259" w:lineRule="auto"/>
        <w:outlineLvl w:val="1"/>
        <w:rPr>
          <w:del w:id="410" w:author="Roberta Nicoletti" w:date="2018-09-07T14:29:00Z"/>
          <w:highlight w:val="cyan"/>
        </w:rPr>
        <w:pPrChange w:id="411" w:author="Roberta Nicoletti" w:date="2018-09-07T14:29:00Z">
          <w:pPr>
            <w:jc w:val="both"/>
          </w:pPr>
        </w:pPrChange>
      </w:pPr>
      <w:del w:id="412" w:author="Roberta Nicoletti" w:date="2018-09-07T14:29:00Z">
        <w:r w:rsidRPr="0035141F" w:rsidDel="00E04079">
          <w:rPr>
            <w:highlight w:val="cyan"/>
          </w:rPr>
          <w:delText xml:space="preserve">Come si può notare abbiamo </w:delText>
        </w:r>
        <w:r w:rsidRPr="0035141F" w:rsidDel="00E04079">
          <w:rPr>
            <w:b/>
            <w:highlight w:val="cyan"/>
          </w:rPr>
          <w:delText>omesso l’ultimo argomento</w:delText>
        </w:r>
        <w:r w:rsidR="0001717F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impostato solitamente al valore zero o </w:delText>
        </w:r>
        <w:r w:rsidR="0001717F" w:rsidRPr="0035141F" w:rsidDel="00E04079">
          <w:rPr>
            <w:highlight w:val="cyan"/>
          </w:rPr>
          <w:delText xml:space="preserve">FALSO, </w:delText>
        </w:r>
        <w:r w:rsidRPr="0035141F" w:rsidDel="00E04079">
          <w:rPr>
            <w:highlight w:val="cyan"/>
          </w:rPr>
          <w:delText xml:space="preserve">proprio </w:delText>
        </w:r>
        <w:r w:rsidRPr="0035141F" w:rsidDel="00E04079">
          <w:rPr>
            <w:b/>
            <w:highlight w:val="cyan"/>
          </w:rPr>
          <w:delText>per consentire alla funzione di individuare per ciascun valore il numero minore più prossimo</w:delText>
        </w:r>
        <w:r w:rsidR="00521BA1" w:rsidRPr="0035141F" w:rsidDel="00E04079">
          <w:rPr>
            <w:b/>
            <w:highlight w:val="cyan"/>
          </w:rPr>
          <w:delText>.</w:delText>
        </w:r>
        <w:r w:rsidR="00521BA1" w:rsidRPr="0035141F" w:rsidDel="00E04079">
          <w:rPr>
            <w:highlight w:val="cyan"/>
          </w:rPr>
          <w:delText xml:space="preserve"> P</w:delText>
        </w:r>
        <w:r w:rsidR="005F2D61" w:rsidRPr="0035141F" w:rsidDel="00E04079">
          <w:rPr>
            <w:highlight w:val="cyan"/>
          </w:rPr>
          <w:delText xml:space="preserve">oiché nel 2015 l’indice era pari a </w:delText>
        </w:r>
        <w:r w:rsidR="000C35E4" w:rsidRPr="0035141F" w:rsidDel="00E04079">
          <w:rPr>
            <w:highlight w:val="cyan"/>
          </w:rPr>
          <w:delText xml:space="preserve">82,64% che è superiore a 0,751 (75,10%) il valore </w:delText>
        </w:r>
        <w:r w:rsidR="00521BA1" w:rsidRPr="0035141F" w:rsidDel="00E04079">
          <w:rPr>
            <w:highlight w:val="cyan"/>
          </w:rPr>
          <w:delText xml:space="preserve">in C13 </w:delText>
        </w:r>
        <w:r w:rsidR="000C35E4" w:rsidRPr="0035141F" w:rsidDel="00E04079">
          <w:rPr>
            <w:highlight w:val="cyan"/>
          </w:rPr>
          <w:delText xml:space="preserve">sarà pari a 1, negli anni successivi il valore scende al di sotto della soglia 0,751 ma resta comunque superiore a 0,552 pertanto il valore assegnato </w:delText>
        </w:r>
        <w:r w:rsidR="00521BA1" w:rsidRPr="0035141F" w:rsidDel="00E04079">
          <w:rPr>
            <w:highlight w:val="cyan"/>
          </w:rPr>
          <w:delText xml:space="preserve">che apparirà nelle celle D13 ed E13 </w:delText>
        </w:r>
        <w:r w:rsidR="000C35E4" w:rsidRPr="0035141F" w:rsidDel="00E04079">
          <w:rPr>
            <w:highlight w:val="cyan"/>
          </w:rPr>
          <w:delText xml:space="preserve">è pari a 2. </w:delText>
        </w:r>
      </w:del>
    </w:p>
    <w:p w14:paraId="315BCE1B" w14:textId="70BEEEAD" w:rsidR="000C35E4" w:rsidRPr="0035141F" w:rsidDel="00E04079" w:rsidRDefault="000C35E4">
      <w:pPr>
        <w:keepNext/>
        <w:keepLines/>
        <w:spacing w:before="40" w:line="259" w:lineRule="auto"/>
        <w:outlineLvl w:val="1"/>
        <w:rPr>
          <w:del w:id="413" w:author="Roberta Nicoletti" w:date="2018-09-07T14:29:00Z"/>
          <w:highlight w:val="cyan"/>
        </w:rPr>
        <w:pPrChange w:id="414" w:author="Roberta Nicoletti" w:date="2018-09-07T14:29:00Z">
          <w:pPr>
            <w:jc w:val="both"/>
          </w:pPr>
        </w:pPrChange>
      </w:pPr>
    </w:p>
    <w:p w14:paraId="29DC7EB9" w14:textId="4BF7475E" w:rsidR="000C35E4" w:rsidRPr="0035141F" w:rsidDel="00E04079" w:rsidRDefault="000C35E4">
      <w:pPr>
        <w:keepNext/>
        <w:keepLines/>
        <w:spacing w:before="40" w:line="259" w:lineRule="auto"/>
        <w:outlineLvl w:val="1"/>
        <w:rPr>
          <w:del w:id="415" w:author="Roberta Nicoletti" w:date="2018-09-07T14:29:00Z"/>
          <w:highlight w:val="cyan"/>
        </w:rPr>
        <w:pPrChange w:id="416" w:author="Roberta Nicoletti" w:date="2018-09-07T14:29:00Z">
          <w:pPr>
            <w:jc w:val="both"/>
          </w:pPr>
        </w:pPrChange>
      </w:pPr>
      <w:del w:id="417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45C77CF1" wp14:editId="54E73E98">
              <wp:extent cx="6120130" cy="1061085"/>
              <wp:effectExtent l="0" t="0" r="0" b="5715"/>
              <wp:docPr id="45" name="Immagin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061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29F406A" w14:textId="2F087936" w:rsidR="000C35E4" w:rsidRPr="0035141F" w:rsidDel="00E04079" w:rsidRDefault="000C35E4">
      <w:pPr>
        <w:keepNext/>
        <w:keepLines/>
        <w:spacing w:before="40" w:line="259" w:lineRule="auto"/>
        <w:outlineLvl w:val="1"/>
        <w:rPr>
          <w:del w:id="418" w:author="Roberta Nicoletti" w:date="2018-09-07T14:29:00Z"/>
          <w:highlight w:val="cyan"/>
        </w:rPr>
        <w:pPrChange w:id="419" w:author="Roberta Nicoletti" w:date="2018-09-07T14:29:00Z">
          <w:pPr>
            <w:jc w:val="both"/>
          </w:pPr>
        </w:pPrChange>
      </w:pPr>
    </w:p>
    <w:p w14:paraId="6F9612A5" w14:textId="6741F097" w:rsidR="00CE4644" w:rsidRPr="0035141F" w:rsidDel="00E04079" w:rsidRDefault="002B0A10">
      <w:pPr>
        <w:keepNext/>
        <w:keepLines/>
        <w:spacing w:before="40" w:line="259" w:lineRule="auto"/>
        <w:outlineLvl w:val="1"/>
        <w:rPr>
          <w:del w:id="420" w:author="Roberta Nicoletti" w:date="2018-09-07T14:29:00Z"/>
          <w:highlight w:val="cyan"/>
        </w:rPr>
        <w:pPrChange w:id="421" w:author="Roberta Nicoletti" w:date="2018-09-07T14:29:00Z">
          <w:pPr>
            <w:jc w:val="both"/>
          </w:pPr>
        </w:pPrChange>
      </w:pPr>
      <w:del w:id="422" w:author="Roberta Nicoletti" w:date="2018-09-07T14:29:00Z">
        <w:r w:rsidRPr="0035141F" w:rsidDel="00E04079">
          <w:rPr>
            <w:highlight w:val="cyan"/>
          </w:rPr>
          <w:delText xml:space="preserve">Applicando questa tecnica </w:delText>
        </w:r>
        <w:r w:rsidR="000C35E4" w:rsidRPr="0035141F" w:rsidDel="00E04079">
          <w:rPr>
            <w:highlight w:val="cyan"/>
          </w:rPr>
          <w:delText>anche a</w:delText>
        </w:r>
        <w:r w:rsidRPr="0035141F" w:rsidDel="00E04079">
          <w:rPr>
            <w:highlight w:val="cyan"/>
          </w:rPr>
          <w:delText xml:space="preserve">gli indici si possono </w:delText>
        </w:r>
        <w:r w:rsidR="000C35E4" w:rsidRPr="0035141F" w:rsidDel="00E04079">
          <w:rPr>
            <w:highlight w:val="cyan"/>
          </w:rPr>
          <w:delText>costruire veri e propri sistemi di scoring personalizzati.</w:delText>
        </w:r>
        <w:r w:rsidR="00521BA1" w:rsidRPr="0035141F" w:rsidDel="00E04079">
          <w:rPr>
            <w:highlight w:val="cyan"/>
          </w:rPr>
          <w:delText xml:space="preserve"> </w:delText>
        </w:r>
        <w:r w:rsidR="00CE4644" w:rsidRPr="0035141F" w:rsidDel="00E04079">
          <w:rPr>
            <w:highlight w:val="cyan"/>
          </w:rPr>
          <w:delText>Avendo lavorato bene con i riferimenti assoluti e relativi il foglio è flessibile e scalabile: provate ad esempio a modificare l’ordine dei periodi, facendo apparire prima i più recenti, semplicemente cambiando le celle C1, D1, E1 del foglio Analisi, oppure aggiungere un periodo nell’analisi, dopo averlo caricato nel foglio DATICONTABILI, basterà copiare l’intera colonna E1 e cambiarne l’intestazione.</w:delText>
        </w:r>
      </w:del>
    </w:p>
    <w:p w14:paraId="130795C3" w14:textId="67B7D088" w:rsidR="00E87270" w:rsidRPr="0035141F" w:rsidDel="00E04079" w:rsidRDefault="00E87270">
      <w:pPr>
        <w:keepNext/>
        <w:keepLines/>
        <w:spacing w:before="40" w:line="259" w:lineRule="auto"/>
        <w:outlineLvl w:val="1"/>
        <w:rPr>
          <w:del w:id="423" w:author="Roberta Nicoletti" w:date="2018-09-07T14:29:00Z"/>
          <w:highlight w:val="cyan"/>
        </w:rPr>
        <w:pPrChange w:id="424" w:author="Roberta Nicoletti" w:date="2018-09-07T14:29:00Z">
          <w:pPr>
            <w:jc w:val="both"/>
          </w:pPr>
        </w:pPrChange>
      </w:pPr>
    </w:p>
    <w:p w14:paraId="77A934BC" w14:textId="645ED779" w:rsidR="002B0A10" w:rsidRPr="0035141F" w:rsidDel="00E04079" w:rsidRDefault="002B0A10">
      <w:pPr>
        <w:pStyle w:val="Titolo3"/>
        <w:spacing w:line="259" w:lineRule="auto"/>
        <w:rPr>
          <w:del w:id="425" w:author="Roberta Nicoletti" w:date="2018-09-07T14:29:00Z"/>
          <w:highlight w:val="cyan"/>
        </w:rPr>
        <w:pPrChange w:id="426" w:author="Roberta Nicoletti" w:date="2018-09-07T14:29:00Z">
          <w:pPr>
            <w:pStyle w:val="Titolo3"/>
          </w:pPr>
        </w:pPrChange>
      </w:pPr>
      <w:del w:id="427" w:author="Roberta Nicoletti" w:date="2018-09-07T14:29:00Z">
        <w:r w:rsidRPr="0035141F" w:rsidDel="00E04079">
          <w:rPr>
            <w:highlight w:val="cyan"/>
          </w:rPr>
          <w:delText>Soluzione B</w:delText>
        </w:r>
        <w:r w:rsidR="0043697D" w:rsidRPr="0035141F" w:rsidDel="00E04079">
          <w:rPr>
            <w:highlight w:val="cyan"/>
          </w:rPr>
          <w:delText xml:space="preserve"> Pivot</w:delText>
        </w:r>
      </w:del>
    </w:p>
    <w:p w14:paraId="429DFE5E" w14:textId="257D215D" w:rsidR="00124E16" w:rsidRPr="0035141F" w:rsidDel="00E04079" w:rsidRDefault="00124E16">
      <w:pPr>
        <w:keepNext/>
        <w:keepLines/>
        <w:spacing w:before="40" w:line="259" w:lineRule="auto"/>
        <w:outlineLvl w:val="1"/>
        <w:rPr>
          <w:del w:id="428" w:author="Roberta Nicoletti" w:date="2018-09-07T14:29:00Z"/>
          <w:highlight w:val="cyan"/>
        </w:rPr>
        <w:pPrChange w:id="429" w:author="Roberta Nicoletti" w:date="2018-09-07T14:29:00Z">
          <w:pPr/>
        </w:pPrChange>
      </w:pPr>
    </w:p>
    <w:p w14:paraId="3158FCDF" w14:textId="1DA57A7B" w:rsidR="002B0A10" w:rsidRPr="0035141F" w:rsidDel="00E04079" w:rsidRDefault="002B0A10">
      <w:pPr>
        <w:keepNext/>
        <w:keepLines/>
        <w:spacing w:before="40" w:line="259" w:lineRule="auto"/>
        <w:outlineLvl w:val="1"/>
        <w:rPr>
          <w:del w:id="430" w:author="Roberta Nicoletti" w:date="2018-09-07T14:29:00Z"/>
          <w:highlight w:val="cyan"/>
        </w:rPr>
        <w:pPrChange w:id="431" w:author="Roberta Nicoletti" w:date="2018-09-07T14:29:00Z">
          <w:pPr>
            <w:jc w:val="both"/>
          </w:pPr>
        </w:pPrChange>
      </w:pPr>
      <w:del w:id="432" w:author="Roberta Nicoletti" w:date="2018-09-07T14:29:00Z">
        <w:r w:rsidRPr="0035141F" w:rsidDel="00E04079">
          <w:rPr>
            <w:highlight w:val="cyan"/>
          </w:rPr>
          <w:delText xml:space="preserve">Quest’esempio consente di apprezzare ancora meglio da un lato </w:delText>
        </w:r>
        <w:r w:rsidR="0043697D" w:rsidRPr="0035141F" w:rsidDel="00E04079">
          <w:rPr>
            <w:highlight w:val="cyan"/>
          </w:rPr>
          <w:delText>l’</w:delText>
        </w:r>
        <w:r w:rsidRPr="0035141F" w:rsidDel="00E04079">
          <w:rPr>
            <w:b/>
            <w:highlight w:val="cyan"/>
          </w:rPr>
          <w:delText xml:space="preserve">immensa potenzialità delle </w:delText>
        </w:r>
        <w:r w:rsidR="000C35E4" w:rsidRPr="0035141F" w:rsidDel="00E04079">
          <w:rPr>
            <w:b/>
            <w:highlight w:val="cyan"/>
          </w:rPr>
          <w:delText>Tabelle Pivot</w:delText>
        </w:r>
        <w:r w:rsidR="000C35E4" w:rsidRPr="0035141F" w:rsidDel="00E04079">
          <w:rPr>
            <w:highlight w:val="cyan"/>
          </w:rPr>
          <w:delText>, dall’altro</w:delText>
        </w:r>
        <w:r w:rsidRPr="0035141F" w:rsidDel="00E04079">
          <w:rPr>
            <w:highlight w:val="cyan"/>
          </w:rPr>
          <w:delText xml:space="preserve"> </w:delText>
        </w:r>
        <w:r w:rsidR="000C35E4" w:rsidRPr="0035141F" w:rsidDel="00E04079">
          <w:rPr>
            <w:b/>
            <w:highlight w:val="cyan"/>
          </w:rPr>
          <w:delText xml:space="preserve">di </w:delText>
        </w:r>
        <w:r w:rsidR="00124E16" w:rsidRPr="0035141F" w:rsidDel="00E04079">
          <w:rPr>
            <w:b/>
            <w:highlight w:val="cyan"/>
          </w:rPr>
          <w:delText xml:space="preserve">scontrarci con </w:delText>
        </w:r>
        <w:r w:rsidRPr="0035141F" w:rsidDel="00E04079">
          <w:rPr>
            <w:b/>
            <w:highlight w:val="cyan"/>
          </w:rPr>
          <w:delText>i limiti</w:delText>
        </w:r>
        <w:r w:rsidR="00124E16" w:rsidRPr="0035141F" w:rsidDel="00E04079">
          <w:rPr>
            <w:b/>
            <w:highlight w:val="cyan"/>
          </w:rPr>
          <w:delText xml:space="preserve"> dello strumento</w:delText>
        </w:r>
        <w:r w:rsidRPr="0035141F" w:rsidDel="00E04079">
          <w:rPr>
            <w:highlight w:val="cyan"/>
          </w:rPr>
          <w:delText>.</w:delText>
        </w:r>
      </w:del>
    </w:p>
    <w:p w14:paraId="40620369" w14:textId="6EEC827E" w:rsidR="002A3B51" w:rsidRPr="0035141F" w:rsidDel="00E04079" w:rsidRDefault="002B0A10">
      <w:pPr>
        <w:keepNext/>
        <w:keepLines/>
        <w:spacing w:before="40" w:line="259" w:lineRule="auto"/>
        <w:outlineLvl w:val="1"/>
        <w:rPr>
          <w:del w:id="433" w:author="Roberta Nicoletti" w:date="2018-09-07T14:29:00Z"/>
          <w:highlight w:val="cyan"/>
        </w:rPr>
        <w:pPrChange w:id="434" w:author="Roberta Nicoletti" w:date="2018-09-07T14:29:00Z">
          <w:pPr>
            <w:jc w:val="both"/>
          </w:pPr>
        </w:pPrChange>
      </w:pPr>
      <w:del w:id="435" w:author="Roberta Nicoletti" w:date="2018-09-07T14:29:00Z">
        <w:r w:rsidRPr="0035141F" w:rsidDel="00E04079">
          <w:rPr>
            <w:highlight w:val="cyan"/>
          </w:rPr>
          <w:delText xml:space="preserve">Partiamo con </w:delText>
        </w:r>
        <w:r w:rsidRPr="0035141F" w:rsidDel="00E04079">
          <w:rPr>
            <w:b/>
            <w:highlight w:val="cyan"/>
          </w:rPr>
          <w:delText>la riclassificazione del bilancio</w:delText>
        </w:r>
        <w:r w:rsidRPr="0035141F" w:rsidDel="00E04079">
          <w:rPr>
            <w:highlight w:val="cyan"/>
          </w:rPr>
          <w:delText xml:space="preserve"> che</w:delText>
        </w:r>
        <w:r w:rsidR="000C35E4" w:rsidRPr="0035141F" w:rsidDel="00E04079">
          <w:rPr>
            <w:highlight w:val="cyan"/>
          </w:rPr>
          <w:delText xml:space="preserve"> in questo caso è semplicissima. Seguiamo la solita</w:delText>
        </w:r>
        <w:r w:rsidRPr="0035141F" w:rsidDel="00E04079">
          <w:rPr>
            <w:highlight w:val="cyan"/>
          </w:rPr>
          <w:delText xml:space="preserve"> sequenza </w:delText>
        </w:r>
        <w:r w:rsidR="000C35E4" w:rsidRPr="0035141F" w:rsidDel="00E04079">
          <w:rPr>
            <w:highlight w:val="cyan"/>
          </w:rPr>
          <w:delText>I</w:delText>
        </w:r>
        <w:r w:rsidRPr="0035141F" w:rsidDel="00E04079">
          <w:rPr>
            <w:highlight w:val="cyan"/>
          </w:rPr>
          <w:delText>nserisci</w:delText>
        </w:r>
        <w:r w:rsidR="000C35E4" w:rsidRPr="0035141F" w:rsidDel="00E04079">
          <w:rPr>
            <w:highlight w:val="cyan"/>
          </w:rPr>
          <w:delText>/Tabella pivot/Ok e m</w:delText>
        </w:r>
        <w:r w:rsidRPr="0035141F" w:rsidDel="00E04079">
          <w:rPr>
            <w:highlight w:val="cyan"/>
          </w:rPr>
          <w:delText xml:space="preserve">ettiamo nelle </w:delText>
        </w:r>
        <w:r w:rsidR="002A3B51" w:rsidRPr="0035141F" w:rsidDel="00E04079">
          <w:rPr>
            <w:i/>
            <w:highlight w:val="cyan"/>
          </w:rPr>
          <w:delText>C</w:delText>
        </w:r>
        <w:r w:rsidRPr="0035141F" w:rsidDel="00E04079">
          <w:rPr>
            <w:i/>
            <w:highlight w:val="cyan"/>
          </w:rPr>
          <w:delText>olonne</w:delText>
        </w:r>
        <w:r w:rsidRPr="0035141F" w:rsidDel="00E04079">
          <w:rPr>
            <w:highlight w:val="cyan"/>
          </w:rPr>
          <w:delText xml:space="preserve"> la data</w:delText>
        </w:r>
        <w:r w:rsidR="000C35E4" w:rsidRPr="0035141F" w:rsidDel="00E04079">
          <w:rPr>
            <w:highlight w:val="cyan"/>
          </w:rPr>
          <w:delText>, o meglio gli anni,</w:delText>
        </w:r>
        <w:r w:rsidRPr="0035141F" w:rsidDel="00E04079">
          <w:rPr>
            <w:highlight w:val="cyan"/>
          </w:rPr>
          <w:delText xml:space="preserve"> nelle </w:delText>
        </w:r>
        <w:r w:rsidR="002A3B51" w:rsidRPr="0035141F" w:rsidDel="00E04079">
          <w:rPr>
            <w:i/>
            <w:highlight w:val="cyan"/>
          </w:rPr>
          <w:delText>R</w:delText>
        </w:r>
        <w:r w:rsidRPr="0035141F" w:rsidDel="00E04079">
          <w:rPr>
            <w:i/>
            <w:highlight w:val="cyan"/>
          </w:rPr>
          <w:delText>ighe</w:delText>
        </w:r>
        <w:r w:rsidRPr="0035141F" w:rsidDel="00E04079">
          <w:rPr>
            <w:highlight w:val="cyan"/>
          </w:rPr>
          <w:delText xml:space="preserve"> </w:delText>
        </w:r>
        <w:r w:rsidR="000C35E4" w:rsidRPr="0035141F" w:rsidDel="00E04079">
          <w:rPr>
            <w:b/>
            <w:highlight w:val="cyan"/>
          </w:rPr>
          <w:delText>CodDef</w:delText>
        </w:r>
        <w:r w:rsidR="000C35E4" w:rsidRPr="0035141F" w:rsidDel="00E04079">
          <w:rPr>
            <w:highlight w:val="cyan"/>
          </w:rPr>
          <w:delText xml:space="preserve">, </w:delText>
        </w:r>
        <w:r w:rsidR="000C35E4" w:rsidRPr="0035141F" w:rsidDel="00E04079">
          <w:rPr>
            <w:b/>
            <w:highlight w:val="cyan"/>
          </w:rPr>
          <w:delText>Riclassifica</w:delText>
        </w:r>
        <w:r w:rsidR="000C35E4"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highlight w:val="cyan"/>
          </w:rPr>
          <w:delText xml:space="preserve">e nei </w:delText>
        </w:r>
        <w:r w:rsidR="000C35E4" w:rsidRPr="0035141F" w:rsidDel="00E04079">
          <w:rPr>
            <w:i/>
            <w:highlight w:val="cyan"/>
          </w:rPr>
          <w:delText>V</w:delText>
        </w:r>
        <w:r w:rsidRPr="0035141F" w:rsidDel="00E04079">
          <w:rPr>
            <w:i/>
            <w:highlight w:val="cyan"/>
          </w:rPr>
          <w:delText>alori</w:delText>
        </w:r>
        <w:r w:rsidRPr="0035141F" w:rsidDel="00E04079">
          <w:rPr>
            <w:highlight w:val="cyan"/>
          </w:rPr>
          <w:delText xml:space="preserve"> l</w:delText>
        </w:r>
        <w:r w:rsidR="000C35E4" w:rsidRPr="0035141F" w:rsidDel="00E04079">
          <w:rPr>
            <w:highlight w:val="cyan"/>
          </w:rPr>
          <w:delText xml:space="preserve">a </w:delText>
        </w:r>
        <w:r w:rsidR="000C35E4" w:rsidRPr="0035141F" w:rsidDel="00E04079">
          <w:rPr>
            <w:b/>
            <w:highlight w:val="cyan"/>
          </w:rPr>
          <w:delText xml:space="preserve">Somma di </w:delText>
        </w:r>
        <w:r w:rsidRPr="0035141F" w:rsidDel="00E04079">
          <w:rPr>
            <w:b/>
            <w:highlight w:val="cyan"/>
          </w:rPr>
          <w:delText>importo</w:delText>
        </w:r>
        <w:r w:rsidR="002A3B51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possiamo anche aggiungere la </w:delText>
        </w:r>
        <w:r w:rsidR="002A3B51" w:rsidRPr="0035141F" w:rsidDel="00E04079">
          <w:rPr>
            <w:b/>
            <w:highlight w:val="cyan"/>
          </w:rPr>
          <w:delText>D</w:delText>
        </w:r>
        <w:r w:rsidRPr="0035141F" w:rsidDel="00E04079">
          <w:rPr>
            <w:b/>
            <w:highlight w:val="cyan"/>
          </w:rPr>
          <w:delText>escrizione</w:delText>
        </w:r>
        <w:r w:rsidRPr="0035141F" w:rsidDel="00E04079">
          <w:rPr>
            <w:highlight w:val="cyan"/>
          </w:rPr>
          <w:delText xml:space="preserve"> per avere il dettaglio di ciascuna voce </w:delText>
        </w:r>
        <w:r w:rsidR="002A3B51" w:rsidRPr="0035141F" w:rsidDel="00E04079">
          <w:rPr>
            <w:highlight w:val="cyan"/>
          </w:rPr>
          <w:delText>che potremo</w:delText>
        </w:r>
        <w:r w:rsidRPr="0035141F" w:rsidDel="00E04079">
          <w:rPr>
            <w:highlight w:val="cyan"/>
          </w:rPr>
          <w:delText xml:space="preserve"> </w:delText>
        </w:r>
        <w:r w:rsidR="00CE4644" w:rsidRPr="0035141F" w:rsidDel="00E04079">
          <w:rPr>
            <w:highlight w:val="cyan"/>
          </w:rPr>
          <w:delText xml:space="preserve">successivamente </w:delText>
        </w:r>
        <w:r w:rsidR="002A3B51" w:rsidRPr="0035141F" w:rsidDel="00E04079">
          <w:rPr>
            <w:highlight w:val="cyan"/>
          </w:rPr>
          <w:delText xml:space="preserve">espandere o comprimere i dettagli con i tasti </w:delText>
        </w:r>
        <w:r w:rsidR="002A3B51" w:rsidRPr="0035141F" w:rsidDel="00E04079">
          <w:rPr>
            <w:noProof/>
            <w:highlight w:val="cyan"/>
          </w:rPr>
          <w:drawing>
            <wp:inline distT="0" distB="0" distL="0" distR="0" wp14:anchorId="0B29A81E" wp14:editId="46593C43">
              <wp:extent cx="138000" cy="144000"/>
              <wp:effectExtent l="0" t="0" r="0" b="8890"/>
              <wp:docPr id="48" name="Immagine 4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000" cy="144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A3B51" w:rsidRPr="0035141F" w:rsidDel="00E04079">
          <w:rPr>
            <w:highlight w:val="cyan"/>
          </w:rPr>
          <w:delText xml:space="preserve"> e </w:delText>
        </w:r>
        <w:r w:rsidR="002A3B51" w:rsidRPr="0035141F" w:rsidDel="00E04079">
          <w:rPr>
            <w:noProof/>
            <w:highlight w:val="cyan"/>
          </w:rPr>
          <w:drawing>
            <wp:inline distT="0" distB="0" distL="0" distR="0" wp14:anchorId="5A6687D7" wp14:editId="6869B785">
              <wp:extent cx="168144" cy="152575"/>
              <wp:effectExtent l="0" t="0" r="3810" b="0"/>
              <wp:docPr id="49" name="Immagine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502" cy="1928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A3B51" w:rsidRPr="0035141F" w:rsidDel="00E04079">
          <w:rPr>
            <w:highlight w:val="cyan"/>
          </w:rPr>
          <w:delText>, scegliamo la visualizzazione in Formato Tabella, deselezioniamo i totali per righe e per colonna e togliamo i subtotali inutili.</w:delText>
        </w:r>
      </w:del>
    </w:p>
    <w:p w14:paraId="5CEA6F08" w14:textId="02571802" w:rsidR="002A3B51" w:rsidRPr="0035141F" w:rsidDel="00E04079" w:rsidRDefault="002A3B51">
      <w:pPr>
        <w:keepNext/>
        <w:keepLines/>
        <w:spacing w:before="40" w:line="259" w:lineRule="auto"/>
        <w:outlineLvl w:val="1"/>
        <w:rPr>
          <w:del w:id="436" w:author="Roberta Nicoletti" w:date="2018-09-07T14:29:00Z"/>
          <w:highlight w:val="cyan"/>
        </w:rPr>
        <w:pPrChange w:id="437" w:author="Roberta Nicoletti" w:date="2018-09-07T14:29:00Z">
          <w:pPr>
            <w:jc w:val="both"/>
          </w:pPr>
        </w:pPrChange>
      </w:pPr>
    </w:p>
    <w:p w14:paraId="70B73F07" w14:textId="68D8E9B3" w:rsidR="002A3B51" w:rsidRPr="0035141F" w:rsidDel="00E04079" w:rsidRDefault="002A3B51">
      <w:pPr>
        <w:keepNext/>
        <w:keepLines/>
        <w:spacing w:before="40" w:line="259" w:lineRule="auto"/>
        <w:outlineLvl w:val="1"/>
        <w:rPr>
          <w:del w:id="438" w:author="Roberta Nicoletti" w:date="2018-09-07T14:29:00Z"/>
          <w:highlight w:val="cyan"/>
        </w:rPr>
        <w:pPrChange w:id="439" w:author="Roberta Nicoletti" w:date="2018-09-07T14:29:00Z">
          <w:pPr>
            <w:jc w:val="both"/>
          </w:pPr>
        </w:pPrChange>
      </w:pPr>
      <w:del w:id="44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6753C43B" wp14:editId="3AB259B6">
              <wp:extent cx="6120130" cy="3364865"/>
              <wp:effectExtent l="0" t="0" r="0" b="6985"/>
              <wp:docPr id="50" name="Immagine 5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3648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EBBE96F" w14:textId="52849894" w:rsidR="002A3B51" w:rsidRPr="0035141F" w:rsidDel="00E04079" w:rsidRDefault="002A3B51">
      <w:pPr>
        <w:keepNext/>
        <w:keepLines/>
        <w:spacing w:before="40" w:line="259" w:lineRule="auto"/>
        <w:outlineLvl w:val="1"/>
        <w:rPr>
          <w:del w:id="441" w:author="Roberta Nicoletti" w:date="2018-09-07T14:29:00Z"/>
          <w:highlight w:val="cyan"/>
        </w:rPr>
        <w:pPrChange w:id="442" w:author="Roberta Nicoletti" w:date="2018-09-07T14:29:00Z">
          <w:pPr>
            <w:jc w:val="both"/>
          </w:pPr>
        </w:pPrChange>
      </w:pPr>
    </w:p>
    <w:p w14:paraId="4AABA3D1" w14:textId="5C6E6094" w:rsidR="002A3B51" w:rsidRPr="0035141F" w:rsidDel="00E04079" w:rsidRDefault="00A4176C">
      <w:pPr>
        <w:keepNext/>
        <w:keepLines/>
        <w:spacing w:before="40" w:line="259" w:lineRule="auto"/>
        <w:outlineLvl w:val="1"/>
        <w:rPr>
          <w:del w:id="443" w:author="Roberta Nicoletti" w:date="2018-09-07T14:29:00Z"/>
          <w:highlight w:val="cyan"/>
        </w:rPr>
        <w:pPrChange w:id="444" w:author="Roberta Nicoletti" w:date="2018-09-07T14:29:00Z">
          <w:pPr>
            <w:jc w:val="both"/>
          </w:pPr>
        </w:pPrChange>
      </w:pPr>
      <w:del w:id="445" w:author="Roberta Nicoletti" w:date="2018-09-07T14:29:00Z">
        <w:r w:rsidRPr="0035141F" w:rsidDel="00E04079">
          <w:rPr>
            <w:highlight w:val="cyan"/>
          </w:rPr>
          <w:delText xml:space="preserve">Trascinando </w:delText>
        </w:r>
        <w:r w:rsidR="00CE4644" w:rsidRPr="0035141F" w:rsidDel="00E04079">
          <w:rPr>
            <w:highlight w:val="cyan"/>
          </w:rPr>
          <w:delText>nuovamente il campo Importo si o</w:delText>
        </w:r>
        <w:r w:rsidRPr="0035141F" w:rsidDel="00E04079">
          <w:rPr>
            <w:highlight w:val="cyan"/>
          </w:rPr>
          <w:delText xml:space="preserve">ttiene una nuova misura </w:delText>
        </w:r>
        <w:r w:rsidR="00CE4644" w:rsidRPr="0035141F" w:rsidDel="00E04079">
          <w:rPr>
            <w:highlight w:val="cyan"/>
          </w:rPr>
          <w:delText xml:space="preserve">identica alla Somma di Importo </w:delText>
        </w:r>
        <w:r w:rsidR="004C6975" w:rsidRPr="0035141F" w:rsidDel="00E04079">
          <w:rPr>
            <w:highlight w:val="cyan"/>
          </w:rPr>
          <w:delText xml:space="preserve">ma </w:delText>
        </w:r>
        <w:r w:rsidRPr="0035141F" w:rsidDel="00E04079">
          <w:rPr>
            <w:highlight w:val="cyan"/>
          </w:rPr>
          <w:delText xml:space="preserve">che possiamo rinominare in </w:delText>
        </w:r>
        <w:r w:rsidRPr="0035141F" w:rsidDel="00E04079">
          <w:rPr>
            <w:b/>
            <w:highlight w:val="cyan"/>
          </w:rPr>
          <w:delText>Var%</w:delText>
        </w:r>
        <w:r w:rsidRPr="0035141F" w:rsidDel="00E04079">
          <w:rPr>
            <w:highlight w:val="cyan"/>
          </w:rPr>
          <w:delText xml:space="preserve"> e</w:delText>
        </w:r>
        <w:r w:rsidR="004C6975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mediante il comando “</w:delText>
        </w:r>
        <w:r w:rsidRPr="0035141F" w:rsidDel="00E04079">
          <w:rPr>
            <w:b/>
            <w:highlight w:val="cyan"/>
          </w:rPr>
          <w:delText>Mostra Valore come</w:delText>
        </w:r>
        <w:r w:rsidRPr="0035141F" w:rsidDel="00E04079">
          <w:rPr>
            <w:highlight w:val="cyan"/>
          </w:rPr>
          <w:delText>”</w:delText>
        </w:r>
        <w:r w:rsidR="004C6975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</w:delText>
        </w:r>
        <w:r w:rsidR="004C6975" w:rsidRPr="0035141F" w:rsidDel="00E04079">
          <w:rPr>
            <w:highlight w:val="cyan"/>
          </w:rPr>
          <w:delText>dedicare al</w:delText>
        </w:r>
        <w:r w:rsidRPr="0035141F" w:rsidDel="00E04079">
          <w:rPr>
            <w:highlight w:val="cyan"/>
          </w:rPr>
          <w:delText>le variazioni percentuali</w:delText>
        </w:r>
        <w:r w:rsidR="004C6975" w:rsidRPr="0035141F" w:rsidDel="00E04079">
          <w:rPr>
            <w:highlight w:val="cyan"/>
          </w:rPr>
          <w:delText>.</w:delText>
        </w:r>
      </w:del>
    </w:p>
    <w:p w14:paraId="74E2503A" w14:textId="117BF9BE" w:rsidR="00A4176C" w:rsidRPr="0035141F" w:rsidDel="00E04079" w:rsidRDefault="00A4176C">
      <w:pPr>
        <w:keepNext/>
        <w:keepLines/>
        <w:spacing w:before="40" w:line="259" w:lineRule="auto"/>
        <w:outlineLvl w:val="1"/>
        <w:rPr>
          <w:del w:id="446" w:author="Roberta Nicoletti" w:date="2018-09-07T14:29:00Z"/>
          <w:highlight w:val="cyan"/>
        </w:rPr>
        <w:pPrChange w:id="447" w:author="Roberta Nicoletti" w:date="2018-09-07T14:29:00Z">
          <w:pPr>
            <w:jc w:val="both"/>
          </w:pPr>
        </w:pPrChange>
      </w:pPr>
    </w:p>
    <w:p w14:paraId="3527AA5E" w14:textId="1C4FEE1E" w:rsidR="00A4176C" w:rsidRPr="0035141F" w:rsidDel="00E04079" w:rsidRDefault="00A4176C">
      <w:pPr>
        <w:keepNext/>
        <w:keepLines/>
        <w:spacing w:before="40" w:line="259" w:lineRule="auto"/>
        <w:outlineLvl w:val="1"/>
        <w:rPr>
          <w:del w:id="448" w:author="Roberta Nicoletti" w:date="2018-09-07T14:29:00Z"/>
          <w:highlight w:val="cyan"/>
        </w:rPr>
        <w:pPrChange w:id="449" w:author="Roberta Nicoletti" w:date="2018-09-07T14:29:00Z">
          <w:pPr>
            <w:jc w:val="both"/>
          </w:pPr>
        </w:pPrChange>
      </w:pPr>
      <w:del w:id="450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4A3AFA31" wp14:editId="67286046">
              <wp:extent cx="6120130" cy="2292350"/>
              <wp:effectExtent l="0" t="0" r="0" b="0"/>
              <wp:docPr id="41" name="Immagine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292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B814417" w14:textId="1AE47984" w:rsidR="002A3B51" w:rsidRPr="0035141F" w:rsidDel="00E04079" w:rsidRDefault="002A3B51">
      <w:pPr>
        <w:keepNext/>
        <w:keepLines/>
        <w:spacing w:before="40" w:line="259" w:lineRule="auto"/>
        <w:outlineLvl w:val="1"/>
        <w:rPr>
          <w:del w:id="451" w:author="Roberta Nicoletti" w:date="2018-09-07T14:29:00Z"/>
          <w:highlight w:val="cyan"/>
        </w:rPr>
        <w:pPrChange w:id="452" w:author="Roberta Nicoletti" w:date="2018-09-07T14:29:00Z">
          <w:pPr>
            <w:jc w:val="both"/>
          </w:pPr>
        </w:pPrChange>
      </w:pPr>
    </w:p>
    <w:p w14:paraId="5FF63D9C" w14:textId="6D1B4AE3" w:rsidR="00AE1B86" w:rsidRPr="0035141F" w:rsidDel="00E04079" w:rsidRDefault="004C6975">
      <w:pPr>
        <w:keepNext/>
        <w:keepLines/>
        <w:spacing w:before="40" w:line="259" w:lineRule="auto"/>
        <w:outlineLvl w:val="1"/>
        <w:rPr>
          <w:del w:id="453" w:author="Roberta Nicoletti" w:date="2018-09-07T14:29:00Z"/>
          <w:highlight w:val="cyan"/>
        </w:rPr>
        <w:pPrChange w:id="454" w:author="Roberta Nicoletti" w:date="2018-09-07T14:29:00Z">
          <w:pPr>
            <w:jc w:val="both"/>
          </w:pPr>
        </w:pPrChange>
      </w:pPr>
      <w:del w:id="455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72576" behindDoc="1" locked="0" layoutInCell="1" allowOverlap="1" wp14:anchorId="0ED92A1D" wp14:editId="42362CB2">
              <wp:simplePos x="0" y="0"/>
              <wp:positionH relativeFrom="column">
                <wp:posOffset>4493959</wp:posOffset>
              </wp:positionH>
              <wp:positionV relativeFrom="paragraph">
                <wp:posOffset>1905</wp:posOffset>
              </wp:positionV>
              <wp:extent cx="1216660" cy="600075"/>
              <wp:effectExtent l="0" t="0" r="2540" b="9525"/>
              <wp:wrapTight wrapText="bothSides">
                <wp:wrapPolygon edited="0">
                  <wp:start x="0" y="0"/>
                  <wp:lineTo x="0" y="21257"/>
                  <wp:lineTo x="21307" y="21257"/>
                  <wp:lineTo x="21307" y="0"/>
                  <wp:lineTo x="0" y="0"/>
                </wp:wrapPolygon>
              </wp:wrapTight>
              <wp:docPr id="46" name="Immagine 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6660" cy="600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35141F" w:rsidDel="00E04079">
          <w:rPr>
            <w:highlight w:val="cyan"/>
          </w:rPr>
          <w:delText xml:space="preserve">La discordanza % rispetto all’anno precedente richiede di impostare così </w:delText>
        </w:r>
        <w:r w:rsidR="00AE1B86" w:rsidRPr="0035141F" w:rsidDel="00E04079">
          <w:rPr>
            <w:highlight w:val="cyan"/>
          </w:rPr>
          <w:delText xml:space="preserve">il box </w:delText>
        </w:r>
      </w:del>
    </w:p>
    <w:p w14:paraId="59241953" w14:textId="4B14E6D1" w:rsidR="00AE1B86" w:rsidRPr="0035141F" w:rsidDel="00E04079" w:rsidRDefault="00AE1B86">
      <w:pPr>
        <w:keepNext/>
        <w:keepLines/>
        <w:spacing w:before="40" w:line="259" w:lineRule="auto"/>
        <w:outlineLvl w:val="1"/>
        <w:rPr>
          <w:del w:id="456" w:author="Roberta Nicoletti" w:date="2018-09-07T14:29:00Z"/>
          <w:highlight w:val="cyan"/>
        </w:rPr>
        <w:pPrChange w:id="457" w:author="Roberta Nicoletti" w:date="2018-09-07T14:29:00Z">
          <w:pPr>
            <w:jc w:val="both"/>
          </w:pPr>
        </w:pPrChange>
      </w:pPr>
    </w:p>
    <w:p w14:paraId="5243299F" w14:textId="7BE7BF9B" w:rsidR="004C6975" w:rsidRPr="0035141F" w:rsidDel="00E04079" w:rsidRDefault="004C6975">
      <w:pPr>
        <w:keepNext/>
        <w:keepLines/>
        <w:spacing w:before="40" w:line="259" w:lineRule="auto"/>
        <w:outlineLvl w:val="1"/>
        <w:rPr>
          <w:del w:id="458" w:author="Roberta Nicoletti" w:date="2018-09-07T14:29:00Z"/>
          <w:highlight w:val="cyan"/>
        </w:rPr>
        <w:pPrChange w:id="459" w:author="Roberta Nicoletti" w:date="2018-09-07T14:29:00Z">
          <w:pPr>
            <w:jc w:val="both"/>
          </w:pPr>
        </w:pPrChange>
      </w:pPr>
    </w:p>
    <w:p w14:paraId="2AE8BDD8" w14:textId="04AE9BCB" w:rsidR="004C6975" w:rsidRPr="0035141F" w:rsidDel="00E04079" w:rsidRDefault="004C6975">
      <w:pPr>
        <w:keepNext/>
        <w:keepLines/>
        <w:spacing w:before="40" w:line="259" w:lineRule="auto"/>
        <w:outlineLvl w:val="1"/>
        <w:rPr>
          <w:del w:id="460" w:author="Roberta Nicoletti" w:date="2018-09-07T14:29:00Z"/>
          <w:highlight w:val="cyan"/>
        </w:rPr>
        <w:pPrChange w:id="461" w:author="Roberta Nicoletti" w:date="2018-09-07T14:29:00Z">
          <w:pPr>
            <w:jc w:val="both"/>
          </w:pPr>
        </w:pPrChange>
      </w:pPr>
    </w:p>
    <w:p w14:paraId="25F13A33" w14:textId="55AF4229" w:rsidR="004C6975" w:rsidRPr="0035141F" w:rsidDel="00E04079" w:rsidRDefault="00A4176C">
      <w:pPr>
        <w:keepNext/>
        <w:keepLines/>
        <w:spacing w:before="40" w:line="259" w:lineRule="auto"/>
        <w:outlineLvl w:val="1"/>
        <w:rPr>
          <w:del w:id="462" w:author="Roberta Nicoletti" w:date="2018-09-07T14:29:00Z"/>
          <w:highlight w:val="cyan"/>
        </w:rPr>
        <w:pPrChange w:id="463" w:author="Roberta Nicoletti" w:date="2018-09-07T14:29:00Z">
          <w:pPr>
            <w:jc w:val="both"/>
          </w:pPr>
        </w:pPrChange>
      </w:pPr>
      <w:del w:id="464" w:author="Roberta Nicoletti" w:date="2018-09-07T14:29:00Z">
        <w:r w:rsidRPr="0035141F" w:rsidDel="00E04079">
          <w:rPr>
            <w:highlight w:val="cyan"/>
          </w:rPr>
          <w:delText>Ripetendo l’operazione, con analogo procedimento, possiamo calcolare anche la variazione assoluta</w:delText>
        </w:r>
        <w:r w:rsidR="00AE1B86" w:rsidRPr="0035141F" w:rsidDel="00E04079">
          <w:rPr>
            <w:highlight w:val="cyan"/>
          </w:rPr>
          <w:delText xml:space="preserve"> e altre misure. </w:delText>
        </w:r>
      </w:del>
    </w:p>
    <w:p w14:paraId="22E3EA0F" w14:textId="2B0C967D" w:rsidR="004C6975" w:rsidRPr="0035141F" w:rsidDel="00E04079" w:rsidRDefault="002B0A10">
      <w:pPr>
        <w:keepNext/>
        <w:keepLines/>
        <w:spacing w:before="40" w:line="259" w:lineRule="auto"/>
        <w:outlineLvl w:val="1"/>
        <w:rPr>
          <w:del w:id="465" w:author="Roberta Nicoletti" w:date="2018-09-07T14:29:00Z"/>
          <w:highlight w:val="cyan"/>
        </w:rPr>
        <w:pPrChange w:id="466" w:author="Roberta Nicoletti" w:date="2018-09-07T14:29:00Z">
          <w:pPr>
            <w:jc w:val="both"/>
          </w:pPr>
        </w:pPrChange>
      </w:pPr>
      <w:del w:id="467" w:author="Roberta Nicoletti" w:date="2018-09-07T14:29:00Z">
        <w:r w:rsidRPr="0035141F" w:rsidDel="00E04079">
          <w:rPr>
            <w:highlight w:val="cyan"/>
          </w:rPr>
          <w:delText xml:space="preserve">Fino a qui tutto bene ed anche abbastanza facile. </w:delText>
        </w:r>
      </w:del>
    </w:p>
    <w:p w14:paraId="5A91377D" w14:textId="1C058894" w:rsidR="00AE1B86" w:rsidRPr="0035141F" w:rsidDel="00E04079" w:rsidRDefault="002B0A10">
      <w:pPr>
        <w:keepNext/>
        <w:keepLines/>
        <w:spacing w:before="40" w:line="259" w:lineRule="auto"/>
        <w:outlineLvl w:val="1"/>
        <w:rPr>
          <w:del w:id="468" w:author="Roberta Nicoletti" w:date="2018-09-07T14:29:00Z"/>
          <w:highlight w:val="cyan"/>
        </w:rPr>
        <w:pPrChange w:id="469" w:author="Roberta Nicoletti" w:date="2018-09-07T14:29:00Z">
          <w:pPr>
            <w:jc w:val="both"/>
          </w:pPr>
        </w:pPrChange>
      </w:pPr>
      <w:del w:id="470" w:author="Roberta Nicoletti" w:date="2018-09-07T14:29:00Z">
        <w:r w:rsidRPr="0035141F" w:rsidDel="00E04079">
          <w:rPr>
            <w:highlight w:val="cyan"/>
          </w:rPr>
          <w:delText xml:space="preserve">I problemi cominciano nel momento in cui desideriamo </w:delText>
        </w:r>
        <w:r w:rsidR="00AE1B86" w:rsidRPr="0035141F" w:rsidDel="00E04079">
          <w:rPr>
            <w:highlight w:val="cyan"/>
          </w:rPr>
          <w:delText xml:space="preserve">anche solo </w:delText>
        </w:r>
        <w:r w:rsidR="00A4176C" w:rsidRPr="0035141F" w:rsidDel="00E04079">
          <w:rPr>
            <w:highlight w:val="cyan"/>
          </w:rPr>
          <w:delText xml:space="preserve">aggiungere </w:delText>
        </w:r>
        <w:r w:rsidR="00BD144D" w:rsidRPr="0035141F" w:rsidDel="00E04079">
          <w:rPr>
            <w:highlight w:val="cyan"/>
          </w:rPr>
          <w:delText xml:space="preserve">un semplice </w:delText>
        </w:r>
        <w:r w:rsidR="00A4176C" w:rsidRPr="0035141F" w:rsidDel="00E04079">
          <w:rPr>
            <w:b/>
            <w:highlight w:val="cyan"/>
          </w:rPr>
          <w:delText xml:space="preserve">totale stato patrimoniale e totale conto economico oppure totale attivo e </w:delText>
        </w:r>
        <w:r w:rsidRPr="0035141F" w:rsidDel="00E04079">
          <w:rPr>
            <w:b/>
            <w:highlight w:val="cyan"/>
          </w:rPr>
          <w:delText>totale passivo</w:delText>
        </w:r>
        <w:r w:rsidR="00A4176C" w:rsidRPr="0035141F" w:rsidDel="00E04079">
          <w:rPr>
            <w:highlight w:val="cyan"/>
          </w:rPr>
          <w:delText>. Se ad esempio tentiamo di inserire una riga tra la riga 18 e 19 o</w:delText>
        </w:r>
        <w:r w:rsidR="00AE1B86" w:rsidRPr="0035141F" w:rsidDel="00E04079">
          <w:rPr>
            <w:highlight w:val="cyan"/>
          </w:rPr>
          <w:delText xml:space="preserve">tteniamo un messaggio di errore, segno che non possiamo procedere in maniera convenzionale ma che dovremmo utilizzare per quanto possibile, le </w:delText>
        </w:r>
        <w:r w:rsidR="00BD144D" w:rsidRPr="0035141F" w:rsidDel="00E04079">
          <w:rPr>
            <w:highlight w:val="cyan"/>
          </w:rPr>
          <w:delText>funzioni previste dalle Tabelle</w:delText>
        </w:r>
        <w:r w:rsidR="00AE1B86" w:rsidRPr="0035141F" w:rsidDel="00E04079">
          <w:rPr>
            <w:highlight w:val="cyan"/>
          </w:rPr>
          <w:delText xml:space="preserve"> Pivot.</w:delText>
        </w:r>
      </w:del>
    </w:p>
    <w:p w14:paraId="252929F7" w14:textId="1B55639E" w:rsidR="00A4176C" w:rsidRPr="0035141F" w:rsidDel="00E04079" w:rsidRDefault="00A4176C">
      <w:pPr>
        <w:keepNext/>
        <w:keepLines/>
        <w:spacing w:before="40" w:line="259" w:lineRule="auto"/>
        <w:outlineLvl w:val="1"/>
        <w:rPr>
          <w:del w:id="471" w:author="Roberta Nicoletti" w:date="2018-09-07T14:29:00Z"/>
          <w:highlight w:val="cyan"/>
        </w:rPr>
        <w:pPrChange w:id="472" w:author="Roberta Nicoletti" w:date="2018-09-07T14:29:00Z">
          <w:pPr>
            <w:jc w:val="both"/>
          </w:pPr>
        </w:pPrChange>
      </w:pPr>
    </w:p>
    <w:p w14:paraId="44388A4A" w14:textId="3EF16E11" w:rsidR="00A4176C" w:rsidRPr="0035141F" w:rsidDel="00E04079" w:rsidRDefault="00A4176C">
      <w:pPr>
        <w:keepNext/>
        <w:keepLines/>
        <w:spacing w:before="40" w:line="259" w:lineRule="auto"/>
        <w:outlineLvl w:val="1"/>
        <w:rPr>
          <w:del w:id="473" w:author="Roberta Nicoletti" w:date="2018-09-07T14:29:00Z"/>
          <w:highlight w:val="cyan"/>
        </w:rPr>
        <w:pPrChange w:id="474" w:author="Roberta Nicoletti" w:date="2018-09-07T14:29:00Z">
          <w:pPr>
            <w:jc w:val="both"/>
          </w:pPr>
        </w:pPrChange>
      </w:pPr>
      <w:del w:id="475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352BD687" wp14:editId="5AD2186A">
              <wp:extent cx="6120130" cy="1151890"/>
              <wp:effectExtent l="0" t="0" r="0" b="0"/>
              <wp:docPr id="42" name="Immagine 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151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5A22665" w14:textId="2C1CD62B" w:rsidR="00A4176C" w:rsidRPr="0035141F" w:rsidDel="00E04079" w:rsidRDefault="00A4176C">
      <w:pPr>
        <w:keepNext/>
        <w:keepLines/>
        <w:spacing w:before="40" w:line="259" w:lineRule="auto"/>
        <w:outlineLvl w:val="1"/>
        <w:rPr>
          <w:del w:id="476" w:author="Roberta Nicoletti" w:date="2018-09-07T14:29:00Z"/>
          <w:highlight w:val="cyan"/>
        </w:rPr>
        <w:pPrChange w:id="477" w:author="Roberta Nicoletti" w:date="2018-09-07T14:29:00Z">
          <w:pPr>
            <w:jc w:val="both"/>
          </w:pPr>
        </w:pPrChange>
      </w:pPr>
    </w:p>
    <w:p w14:paraId="79DAC5BE" w14:textId="6950F108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78" w:author="Roberta Nicoletti" w:date="2018-09-07T14:29:00Z"/>
          <w:highlight w:val="cyan"/>
        </w:rPr>
        <w:pPrChange w:id="479" w:author="Roberta Nicoletti" w:date="2018-09-07T14:29:00Z">
          <w:pPr>
            <w:jc w:val="both"/>
          </w:pPr>
        </w:pPrChange>
      </w:pPr>
    </w:p>
    <w:p w14:paraId="61CC9D4C" w14:textId="7F9F9397" w:rsidR="00BD144D" w:rsidRPr="0035141F" w:rsidDel="00E04079" w:rsidRDefault="00A4502E">
      <w:pPr>
        <w:keepNext/>
        <w:keepLines/>
        <w:spacing w:before="40" w:line="259" w:lineRule="auto"/>
        <w:outlineLvl w:val="1"/>
        <w:rPr>
          <w:del w:id="480" w:author="Roberta Nicoletti" w:date="2018-09-07T14:29:00Z"/>
          <w:highlight w:val="cyan"/>
        </w:rPr>
        <w:pPrChange w:id="481" w:author="Roberta Nicoletti" w:date="2018-09-07T14:29:00Z">
          <w:pPr>
            <w:jc w:val="both"/>
          </w:pPr>
        </w:pPrChange>
      </w:pPr>
      <w:del w:id="482" w:author="Roberta Nicoletti" w:date="2018-09-07T14:29:00Z">
        <w:r w:rsidRPr="0035141F" w:rsidDel="00E04079">
          <w:rPr>
            <w:b/>
            <w:noProof/>
            <w:highlight w:val="cyan"/>
          </w:rPr>
          <w:drawing>
            <wp:anchor distT="0" distB="0" distL="114300" distR="114300" simplePos="0" relativeHeight="251671552" behindDoc="1" locked="0" layoutInCell="1" allowOverlap="1" wp14:anchorId="25B8F39C" wp14:editId="48FF746C">
              <wp:simplePos x="0" y="0"/>
              <wp:positionH relativeFrom="margin">
                <wp:align>left</wp:align>
              </wp:positionH>
              <wp:positionV relativeFrom="paragraph">
                <wp:posOffset>1270</wp:posOffset>
              </wp:positionV>
              <wp:extent cx="1640840" cy="2383155"/>
              <wp:effectExtent l="0" t="0" r="0" b="0"/>
              <wp:wrapTight wrapText="bothSides">
                <wp:wrapPolygon edited="0">
                  <wp:start x="0" y="0"/>
                  <wp:lineTo x="0" y="21410"/>
                  <wp:lineTo x="21316" y="21410"/>
                  <wp:lineTo x="21316" y="0"/>
                  <wp:lineTo x="0" y="0"/>
                </wp:wrapPolygon>
              </wp:wrapTight>
              <wp:docPr id="43" name="Immagine 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0840" cy="23831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B0A10" w:rsidRPr="0035141F" w:rsidDel="00E04079">
          <w:rPr>
            <w:b/>
            <w:highlight w:val="cyan"/>
          </w:rPr>
          <w:delText xml:space="preserve">Per sommare un insieme di elementi </w:delText>
        </w:r>
        <w:r w:rsidR="00AE1B86" w:rsidRPr="0035141F" w:rsidDel="00E04079">
          <w:rPr>
            <w:b/>
            <w:highlight w:val="cyan"/>
          </w:rPr>
          <w:delText>a</w:delText>
        </w:r>
        <w:r w:rsidR="00BD144D" w:rsidRPr="0035141F" w:rsidDel="00E04079">
          <w:rPr>
            <w:b/>
            <w:highlight w:val="cyan"/>
          </w:rPr>
          <w:delText>ll’interno di una Tabella Pivot</w:delText>
        </w:r>
        <w:r w:rsidR="00AE1B86" w:rsidRPr="0035141F" w:rsidDel="00E04079">
          <w:rPr>
            <w:b/>
            <w:highlight w:val="cyan"/>
          </w:rPr>
          <w:delText xml:space="preserve"> </w:delText>
        </w:r>
        <w:r w:rsidR="002B0A10" w:rsidRPr="0035141F" w:rsidDel="00E04079">
          <w:rPr>
            <w:b/>
            <w:highlight w:val="cyan"/>
          </w:rPr>
          <w:delText>occorre creare dei Gruppi</w:delText>
        </w:r>
        <w:r w:rsidR="002B0A10" w:rsidRPr="0035141F" w:rsidDel="00E04079">
          <w:rPr>
            <w:highlight w:val="cyan"/>
          </w:rPr>
          <w:delText xml:space="preserve">; </w:delText>
        </w:r>
        <w:r w:rsidR="00AE1B86" w:rsidRPr="0035141F" w:rsidDel="00E04079">
          <w:rPr>
            <w:highlight w:val="cyan"/>
          </w:rPr>
          <w:delText xml:space="preserve">la </w:delText>
        </w:r>
        <w:r w:rsidR="002B0A10" w:rsidRPr="0035141F" w:rsidDel="00E04079">
          <w:rPr>
            <w:highlight w:val="cyan"/>
          </w:rPr>
          <w:delText xml:space="preserve">strada </w:delText>
        </w:r>
        <w:r w:rsidR="00AE1B86" w:rsidRPr="0035141F" w:rsidDel="00E04079">
          <w:rPr>
            <w:highlight w:val="cyan"/>
          </w:rPr>
          <w:delText xml:space="preserve">più breve </w:delText>
        </w:r>
        <w:r w:rsidR="002B0A10" w:rsidRPr="0035141F" w:rsidDel="00E04079">
          <w:rPr>
            <w:highlight w:val="cyan"/>
          </w:rPr>
          <w:delText xml:space="preserve">consiste nel </w:delText>
        </w:r>
        <w:r w:rsidR="002B0A10" w:rsidRPr="0035141F" w:rsidDel="00E04079">
          <w:rPr>
            <w:b/>
            <w:highlight w:val="cyan"/>
          </w:rPr>
          <w:delText>selezionare gli elementi che dovranno far parte del gruppo</w:delText>
        </w:r>
        <w:r w:rsidR="002B0A10" w:rsidRPr="0035141F" w:rsidDel="00E04079">
          <w:rPr>
            <w:highlight w:val="cyan"/>
          </w:rPr>
          <w:delText xml:space="preserve"> e con l’immancabile tast</w:delText>
        </w:r>
        <w:r w:rsidR="00AE1B86" w:rsidRPr="0035141F" w:rsidDel="00E04079">
          <w:rPr>
            <w:highlight w:val="cyan"/>
          </w:rPr>
          <w:delText xml:space="preserve">o destro del mouse selezionare </w:delText>
        </w:r>
        <w:r w:rsidR="00AE1B86" w:rsidRPr="0035141F" w:rsidDel="00E04079">
          <w:rPr>
            <w:b/>
            <w:highlight w:val="cyan"/>
          </w:rPr>
          <w:delText>R</w:delText>
        </w:r>
        <w:r w:rsidR="002B0A10" w:rsidRPr="0035141F" w:rsidDel="00E04079">
          <w:rPr>
            <w:b/>
            <w:highlight w:val="cyan"/>
          </w:rPr>
          <w:delText>aggruppa</w:delText>
        </w:r>
        <w:r w:rsidR="002B0A10" w:rsidRPr="0035141F" w:rsidDel="00E04079">
          <w:rPr>
            <w:highlight w:val="cyan"/>
          </w:rPr>
          <w:delText xml:space="preserve">. </w:delText>
        </w:r>
        <w:r w:rsidR="007F67E2" w:rsidRPr="0035141F" w:rsidDel="00E04079">
          <w:rPr>
            <w:highlight w:val="cyan"/>
          </w:rPr>
          <w:delText xml:space="preserve">Una volta creato il gruppo possiamo rinominarlo in CE. Ripetiamo l’operazione per </w:delText>
        </w:r>
        <w:r w:rsidR="007F67E2" w:rsidRPr="0035141F" w:rsidDel="00E04079">
          <w:rPr>
            <w:b/>
            <w:highlight w:val="cyan"/>
          </w:rPr>
          <w:delText>l’Attivo</w:delText>
        </w:r>
        <w:r w:rsidR="007F67E2" w:rsidRPr="0035141F" w:rsidDel="00E04079">
          <w:rPr>
            <w:highlight w:val="cyan"/>
          </w:rPr>
          <w:delText xml:space="preserve"> e per il </w:delText>
        </w:r>
        <w:r w:rsidR="007F67E2" w:rsidRPr="0035141F" w:rsidDel="00E04079">
          <w:rPr>
            <w:b/>
            <w:highlight w:val="cyan"/>
          </w:rPr>
          <w:delText>Passivo</w:delText>
        </w:r>
        <w:r w:rsidR="007F67E2" w:rsidRPr="0035141F" w:rsidDel="00E04079">
          <w:rPr>
            <w:highlight w:val="cyan"/>
          </w:rPr>
          <w:delText xml:space="preserve"> che a loro volta possiamo raggruppare ulteriormente in </w:delText>
        </w:r>
        <w:r w:rsidR="007F67E2" w:rsidRPr="0035141F" w:rsidDel="00E04079">
          <w:rPr>
            <w:b/>
            <w:highlight w:val="cyan"/>
          </w:rPr>
          <w:delText>SP</w:delText>
        </w:r>
        <w:r w:rsidR="00BD144D" w:rsidRPr="0035141F" w:rsidDel="00E04079">
          <w:rPr>
            <w:highlight w:val="cyan"/>
          </w:rPr>
          <w:delText xml:space="preserve"> (Stato patrimoniale)</w:delText>
        </w:r>
        <w:r w:rsidR="007F67E2" w:rsidRPr="0035141F" w:rsidDel="00E04079">
          <w:rPr>
            <w:highlight w:val="cyan"/>
          </w:rPr>
          <w:delText xml:space="preserve">. </w:delText>
        </w:r>
      </w:del>
    </w:p>
    <w:p w14:paraId="5B626673" w14:textId="7077CBC0" w:rsidR="00A4502E" w:rsidRPr="0035141F" w:rsidDel="00E04079" w:rsidRDefault="007F67E2">
      <w:pPr>
        <w:keepNext/>
        <w:keepLines/>
        <w:spacing w:before="40" w:line="259" w:lineRule="auto"/>
        <w:outlineLvl w:val="1"/>
        <w:rPr>
          <w:del w:id="483" w:author="Roberta Nicoletti" w:date="2018-09-07T14:29:00Z"/>
          <w:highlight w:val="cyan"/>
        </w:rPr>
        <w:pPrChange w:id="484" w:author="Roberta Nicoletti" w:date="2018-09-07T14:29:00Z">
          <w:pPr>
            <w:jc w:val="both"/>
          </w:pPr>
        </w:pPrChange>
      </w:pPr>
      <w:del w:id="485" w:author="Roberta Nicoletti" w:date="2018-09-07T14:29:00Z">
        <w:r w:rsidRPr="0035141F" w:rsidDel="00E04079">
          <w:rPr>
            <w:highlight w:val="cyan"/>
          </w:rPr>
          <w:delText xml:space="preserve">Le operazioni appena descritte hanno creato due nuovi campi </w:delText>
        </w:r>
        <w:r w:rsidRPr="0035141F" w:rsidDel="00E04079">
          <w:rPr>
            <w:b/>
            <w:highlight w:val="cyan"/>
          </w:rPr>
          <w:delText>CodDef2</w:delText>
        </w:r>
        <w:r w:rsidRPr="0035141F" w:rsidDel="00E04079">
          <w:rPr>
            <w:highlight w:val="cyan"/>
          </w:rPr>
          <w:delText xml:space="preserve"> e </w:delText>
        </w:r>
        <w:r w:rsidRPr="0035141F" w:rsidDel="00E04079">
          <w:rPr>
            <w:b/>
            <w:highlight w:val="cyan"/>
          </w:rPr>
          <w:delText>CodDef3</w:delText>
        </w:r>
        <w:r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>esattamente come se esistesse</w:delText>
        </w:r>
        <w:r w:rsidRPr="0035141F" w:rsidDel="00E04079">
          <w:rPr>
            <w:highlight w:val="cyan"/>
          </w:rPr>
          <w:delText>ro</w:delText>
        </w:r>
        <w:r w:rsidR="002B0A10" w:rsidRPr="0035141F" w:rsidDel="00E04079">
          <w:rPr>
            <w:highlight w:val="cyan"/>
          </w:rPr>
          <w:delText xml:space="preserve"> nella tabella</w:delText>
        </w:r>
        <w:r w:rsidRPr="0035141F" w:rsidDel="00E04079">
          <w:rPr>
            <w:highlight w:val="cyan"/>
          </w:rPr>
          <w:delText xml:space="preserve"> Bilanci</w:delText>
        </w:r>
        <w:r w:rsidR="002B0A10" w:rsidRPr="0035141F" w:rsidDel="00E04079">
          <w:rPr>
            <w:highlight w:val="cyan"/>
          </w:rPr>
          <w:delText xml:space="preserve">, in realtà </w:delText>
        </w:r>
        <w:r w:rsidRPr="0035141F" w:rsidDel="00E04079">
          <w:rPr>
            <w:highlight w:val="cyan"/>
          </w:rPr>
          <w:delText xml:space="preserve">detti campi </w:delText>
        </w:r>
        <w:r w:rsidR="00BD144D" w:rsidRPr="0035141F" w:rsidDel="00E04079">
          <w:rPr>
            <w:highlight w:val="cyan"/>
          </w:rPr>
          <w:delText>sono presenti</w:delText>
        </w:r>
        <w:r w:rsidRPr="0035141F" w:rsidDel="00E04079">
          <w:rPr>
            <w:highlight w:val="cyan"/>
          </w:rPr>
          <w:delText xml:space="preserve"> </w:delText>
        </w:r>
        <w:r w:rsidR="002B0A10" w:rsidRPr="0035141F" w:rsidDel="00E04079">
          <w:rPr>
            <w:highlight w:val="cyan"/>
          </w:rPr>
          <w:delText>solo nella base</w:delText>
        </w:r>
        <w:r w:rsidRPr="0035141F" w:rsidDel="00E04079">
          <w:rPr>
            <w:highlight w:val="cyan"/>
          </w:rPr>
          <w:delText xml:space="preserve"> dati Pivot</w:delText>
        </w:r>
        <w:r w:rsidR="002B0A10" w:rsidRPr="0035141F" w:rsidDel="00E04079">
          <w:rPr>
            <w:highlight w:val="cyan"/>
          </w:rPr>
          <w:delText xml:space="preserve">. </w:delText>
        </w:r>
      </w:del>
    </w:p>
    <w:p w14:paraId="230C0E4D" w14:textId="612A8E94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86" w:author="Roberta Nicoletti" w:date="2018-09-07T14:29:00Z"/>
          <w:highlight w:val="cyan"/>
        </w:rPr>
        <w:pPrChange w:id="487" w:author="Roberta Nicoletti" w:date="2018-09-07T14:29:00Z">
          <w:pPr>
            <w:jc w:val="both"/>
          </w:pPr>
        </w:pPrChange>
      </w:pPr>
      <w:del w:id="488" w:author="Roberta Nicoletti" w:date="2018-09-07T14:29:00Z">
        <w:r w:rsidRPr="0035141F" w:rsidDel="00E04079">
          <w:rPr>
            <w:highlight w:val="cyan"/>
          </w:rPr>
          <w:delText xml:space="preserve">Anche la </w:delText>
        </w:r>
        <w:r w:rsidRPr="0035141F" w:rsidDel="00E04079">
          <w:rPr>
            <w:b/>
            <w:highlight w:val="cyan"/>
          </w:rPr>
          <w:delText>percentualizzazione rispetto al totale Attivo e Passivo</w:delText>
        </w:r>
        <w:r w:rsidRPr="0035141F" w:rsidDel="00E04079">
          <w:rPr>
            <w:highlight w:val="cyan"/>
          </w:rPr>
          <w:delText xml:space="preserve"> non è propriamente immediata</w:delText>
        </w:r>
        <w:r w:rsidR="000A09BE" w:rsidRPr="0035141F" w:rsidDel="00E04079">
          <w:rPr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per ottenerla dobbiamo seguire lo stesso proc</w:delText>
        </w:r>
        <w:r w:rsidR="000A09BE" w:rsidRPr="0035141F" w:rsidDel="00E04079">
          <w:rPr>
            <w:highlight w:val="cyan"/>
          </w:rPr>
          <w:delText xml:space="preserve">edimento adottato per creare la misura </w:delText>
        </w:r>
        <w:r w:rsidRPr="0035141F" w:rsidDel="00E04079">
          <w:rPr>
            <w:b/>
            <w:highlight w:val="cyan"/>
          </w:rPr>
          <w:delText>Var%</w:delText>
        </w:r>
        <w:r w:rsidR="0043697D" w:rsidRPr="0035141F" w:rsidDel="00E04079">
          <w:rPr>
            <w:b/>
            <w:highlight w:val="cyan"/>
          </w:rPr>
          <w:delText>,</w:delText>
        </w:r>
        <w:r w:rsidRPr="0035141F" w:rsidDel="00E04079">
          <w:rPr>
            <w:highlight w:val="cyan"/>
          </w:rPr>
          <w:delText xml:space="preserve"> con la differenza che occorrerà scegliere “</w:delText>
        </w:r>
        <w:r w:rsidRPr="0035141F" w:rsidDel="00E04079">
          <w:rPr>
            <w:b/>
            <w:highlight w:val="cyan"/>
          </w:rPr>
          <w:delText>Mostra valori come % del totale padre</w:delText>
        </w:r>
        <w:r w:rsidRPr="0035141F" w:rsidDel="00E04079">
          <w:rPr>
            <w:highlight w:val="cyan"/>
          </w:rPr>
          <w:delText xml:space="preserve">” selezionando il campo </w:delText>
        </w:r>
        <w:r w:rsidRPr="0035141F" w:rsidDel="00E04079">
          <w:rPr>
            <w:b/>
            <w:highlight w:val="cyan"/>
          </w:rPr>
          <w:delText>CodDef2</w:delText>
        </w:r>
        <w:r w:rsidRPr="0035141F" w:rsidDel="00E04079">
          <w:rPr>
            <w:highlight w:val="cyan"/>
          </w:rPr>
          <w:delText>.</w:delText>
        </w:r>
      </w:del>
    </w:p>
    <w:p w14:paraId="72685D31" w14:textId="38AC9DC1" w:rsidR="00804DE7" w:rsidRPr="0035141F" w:rsidDel="00E04079" w:rsidRDefault="00804DE7">
      <w:pPr>
        <w:keepNext/>
        <w:keepLines/>
        <w:spacing w:before="40" w:line="259" w:lineRule="auto"/>
        <w:outlineLvl w:val="1"/>
        <w:rPr>
          <w:del w:id="489" w:author="Roberta Nicoletti" w:date="2018-09-07T14:29:00Z"/>
          <w:highlight w:val="cyan"/>
        </w:rPr>
        <w:pPrChange w:id="490" w:author="Roberta Nicoletti" w:date="2018-09-07T14:29:00Z">
          <w:pPr>
            <w:jc w:val="both"/>
          </w:pPr>
        </w:pPrChange>
      </w:pPr>
    </w:p>
    <w:p w14:paraId="05BB3361" w14:textId="7E070808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91" w:author="Roberta Nicoletti" w:date="2018-09-07T14:29:00Z"/>
          <w:highlight w:val="cyan"/>
        </w:rPr>
        <w:pPrChange w:id="492" w:author="Roberta Nicoletti" w:date="2018-09-07T14:29:00Z">
          <w:pPr>
            <w:jc w:val="both"/>
          </w:pPr>
        </w:pPrChange>
      </w:pPr>
      <w:del w:id="493" w:author="Roberta Nicoletti" w:date="2018-09-07T14:29:00Z">
        <w:r w:rsidRPr="0035141F" w:rsidDel="00E04079">
          <w:rPr>
            <w:highlight w:val="cyan"/>
          </w:rPr>
          <w:delText>Ecco come appare la Pivot al termine delle nostre modifiche.</w:delText>
        </w:r>
      </w:del>
    </w:p>
    <w:p w14:paraId="352BA301" w14:textId="6ECC05FA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94" w:author="Roberta Nicoletti" w:date="2018-09-07T14:29:00Z"/>
          <w:highlight w:val="cyan"/>
        </w:rPr>
        <w:pPrChange w:id="495" w:author="Roberta Nicoletti" w:date="2018-09-07T14:29:00Z">
          <w:pPr>
            <w:jc w:val="both"/>
          </w:pPr>
        </w:pPrChange>
      </w:pPr>
    </w:p>
    <w:p w14:paraId="6C6A37F6" w14:textId="506FBCA3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96" w:author="Roberta Nicoletti" w:date="2018-09-07T14:29:00Z"/>
          <w:highlight w:val="cyan"/>
        </w:rPr>
        <w:pPrChange w:id="497" w:author="Roberta Nicoletti" w:date="2018-09-07T14:29:00Z">
          <w:pPr>
            <w:jc w:val="both"/>
          </w:pPr>
        </w:pPrChange>
      </w:pPr>
      <w:del w:id="498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735B71CF" wp14:editId="0B222BE1">
              <wp:extent cx="6120130" cy="2491740"/>
              <wp:effectExtent l="0" t="0" r="0" b="3810"/>
              <wp:docPr id="47" name="Immagine 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491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C3C8C9D" w14:textId="0B429174" w:rsidR="00A4502E" w:rsidRPr="0035141F" w:rsidDel="00E04079" w:rsidRDefault="00A4502E">
      <w:pPr>
        <w:keepNext/>
        <w:keepLines/>
        <w:spacing w:before="40" w:line="259" w:lineRule="auto"/>
        <w:outlineLvl w:val="1"/>
        <w:rPr>
          <w:del w:id="499" w:author="Roberta Nicoletti" w:date="2018-09-07T14:29:00Z"/>
          <w:highlight w:val="cyan"/>
        </w:rPr>
        <w:pPrChange w:id="500" w:author="Roberta Nicoletti" w:date="2018-09-07T14:29:00Z">
          <w:pPr>
            <w:jc w:val="both"/>
          </w:pPr>
        </w:pPrChange>
      </w:pPr>
    </w:p>
    <w:p w14:paraId="37FBADA1" w14:textId="5CFD89CA" w:rsidR="00804DE7" w:rsidRPr="0035141F" w:rsidDel="00E04079" w:rsidRDefault="00A4502E">
      <w:pPr>
        <w:keepNext/>
        <w:keepLines/>
        <w:spacing w:before="40" w:line="259" w:lineRule="auto"/>
        <w:outlineLvl w:val="1"/>
        <w:rPr>
          <w:del w:id="501" w:author="Roberta Nicoletti" w:date="2018-09-07T14:29:00Z"/>
          <w:highlight w:val="cyan"/>
        </w:rPr>
        <w:pPrChange w:id="502" w:author="Roberta Nicoletti" w:date="2018-09-07T14:29:00Z">
          <w:pPr>
            <w:jc w:val="both"/>
          </w:pPr>
        </w:pPrChange>
      </w:pPr>
      <w:del w:id="503" w:author="Roberta Nicoletti" w:date="2018-09-07T14:29:00Z">
        <w:r w:rsidRPr="0035141F" w:rsidDel="00E04079">
          <w:rPr>
            <w:highlight w:val="cyan"/>
          </w:rPr>
          <w:delText>Il risultat</w:delText>
        </w:r>
        <w:r w:rsidR="00804DE7" w:rsidRPr="0035141F" w:rsidDel="00E04079">
          <w:rPr>
            <w:highlight w:val="cyan"/>
          </w:rPr>
          <w:delText>o è discretamente soddisfacente, si noti ad esempio che il campo incidenza calcola sempre il totale sulla riga padre</w:delText>
        </w:r>
        <w:r w:rsidR="000A22EC" w:rsidRPr="0035141F" w:rsidDel="00E04079">
          <w:rPr>
            <w:highlight w:val="cyan"/>
          </w:rPr>
          <w:delText>;</w:delText>
        </w:r>
        <w:r w:rsidR="00804DE7" w:rsidRPr="0035141F" w:rsidDel="00E04079">
          <w:rPr>
            <w:highlight w:val="cyan"/>
          </w:rPr>
          <w:delText xml:space="preserve"> ciò può andare bene per l’Attivo e per il Passivo</w:delText>
        </w:r>
        <w:r w:rsidR="000A22EC" w:rsidRPr="0035141F" w:rsidDel="00E04079">
          <w:rPr>
            <w:highlight w:val="cyan"/>
          </w:rPr>
          <w:delText>,</w:delText>
        </w:r>
        <w:r w:rsidR="00804DE7" w:rsidRPr="0035141F" w:rsidDel="00E04079">
          <w:rPr>
            <w:highlight w:val="cyan"/>
          </w:rPr>
          <w:delText xml:space="preserve"> ma non ha alcun senso per il conto economico che dovrebbe rapportare le voci al </w:delText>
        </w:r>
        <w:r w:rsidR="00804DE7" w:rsidRPr="0035141F" w:rsidDel="00E04079">
          <w:rPr>
            <w:b/>
            <w:highlight w:val="cyan"/>
          </w:rPr>
          <w:delText>totale ricavi</w:delText>
        </w:r>
        <w:r w:rsidR="00804DE7" w:rsidRPr="0035141F" w:rsidDel="00E04079">
          <w:rPr>
            <w:highlight w:val="cyan"/>
          </w:rPr>
          <w:delText>.</w:delText>
        </w:r>
      </w:del>
    </w:p>
    <w:p w14:paraId="48FB4614" w14:textId="059BECB1" w:rsidR="00804DE7" w:rsidRPr="0035141F" w:rsidDel="00E04079" w:rsidRDefault="00804DE7">
      <w:pPr>
        <w:keepNext/>
        <w:keepLines/>
        <w:spacing w:before="40" w:line="259" w:lineRule="auto"/>
        <w:outlineLvl w:val="1"/>
        <w:rPr>
          <w:del w:id="504" w:author="Roberta Nicoletti" w:date="2018-09-07T14:29:00Z"/>
          <w:highlight w:val="cyan"/>
        </w:rPr>
        <w:pPrChange w:id="505" w:author="Roberta Nicoletti" w:date="2018-09-07T14:29:00Z">
          <w:pPr>
            <w:jc w:val="both"/>
          </w:pPr>
        </w:pPrChange>
      </w:pPr>
    </w:p>
    <w:p w14:paraId="4B6E5C17" w14:textId="78F6DE3A" w:rsidR="00A4502E" w:rsidRPr="0035141F" w:rsidDel="00E04079" w:rsidRDefault="00804DE7">
      <w:pPr>
        <w:keepNext/>
        <w:keepLines/>
        <w:spacing w:before="40" w:line="259" w:lineRule="auto"/>
        <w:outlineLvl w:val="1"/>
        <w:rPr>
          <w:del w:id="506" w:author="Roberta Nicoletti" w:date="2018-09-07T14:29:00Z"/>
          <w:highlight w:val="cyan"/>
        </w:rPr>
        <w:pPrChange w:id="507" w:author="Roberta Nicoletti" w:date="2018-09-07T14:29:00Z">
          <w:pPr>
            <w:jc w:val="both"/>
          </w:pPr>
        </w:pPrChange>
      </w:pPr>
      <w:del w:id="508" w:author="Roberta Nicoletti" w:date="2018-09-07T14:29:00Z">
        <w:r w:rsidRPr="0035141F" w:rsidDel="00E04079">
          <w:rPr>
            <w:highlight w:val="cyan"/>
          </w:rPr>
          <w:delText xml:space="preserve">Uno dei vantaggi delle </w:delText>
        </w:r>
        <w:r w:rsidRPr="0035141F" w:rsidDel="00E04079">
          <w:rPr>
            <w:b/>
            <w:highlight w:val="cyan"/>
          </w:rPr>
          <w:delText>Tabelle Pivot</w:delText>
        </w:r>
        <w:r w:rsidRPr="0035141F" w:rsidDel="00E04079">
          <w:rPr>
            <w:highlight w:val="cyan"/>
          </w:rPr>
          <w:delText xml:space="preserve"> è che </w:delText>
        </w:r>
        <w:r w:rsidRPr="0035141F" w:rsidDel="00E04079">
          <w:rPr>
            <w:b/>
            <w:highlight w:val="cyan"/>
          </w:rPr>
          <w:delText>possono essere copiate facilmente o selezionandole e copiandole in un’altra posizione</w:delText>
        </w:r>
        <w:r w:rsidR="000A22EC" w:rsidRPr="0035141F" w:rsidDel="00E04079">
          <w:rPr>
            <w:b/>
            <w:highlight w:val="cyan"/>
          </w:rPr>
          <w:delText>,</w:delText>
        </w:r>
        <w:r w:rsidRPr="0035141F" w:rsidDel="00E04079">
          <w:rPr>
            <w:b/>
            <w:highlight w:val="cyan"/>
          </w:rPr>
          <w:delText xml:space="preserve"> oppure copiando l’intero foglio</w:delText>
        </w:r>
        <w:r w:rsidRPr="0035141F" w:rsidDel="00E04079">
          <w:rPr>
            <w:highlight w:val="cyan"/>
          </w:rPr>
          <w:delText>.</w:delText>
        </w:r>
      </w:del>
    </w:p>
    <w:p w14:paraId="0A4750C2" w14:textId="3E88ABF1" w:rsidR="00804DE7" w:rsidRPr="0035141F" w:rsidDel="00E04079" w:rsidRDefault="009F2470">
      <w:pPr>
        <w:keepNext/>
        <w:keepLines/>
        <w:spacing w:before="40" w:line="259" w:lineRule="auto"/>
        <w:outlineLvl w:val="1"/>
        <w:rPr>
          <w:del w:id="509" w:author="Roberta Nicoletti" w:date="2018-09-07T14:29:00Z"/>
          <w:highlight w:val="cyan"/>
        </w:rPr>
        <w:pPrChange w:id="510" w:author="Roberta Nicoletti" w:date="2018-09-07T14:29:00Z">
          <w:pPr>
            <w:jc w:val="both"/>
          </w:pPr>
        </w:pPrChange>
      </w:pPr>
      <w:del w:id="511" w:author="Roberta Nicoletti" w:date="2018-09-07T14:29:00Z">
        <w:r w:rsidRPr="0035141F" w:rsidDel="00E04079">
          <w:rPr>
            <w:highlight w:val="cyan"/>
          </w:rPr>
          <w:delText>Proviamo a costruire un grafico che mostri la composizione dell’attivo e del passivo. Duplicando</w:delText>
        </w:r>
        <w:r w:rsidR="00F838B6" w:rsidRPr="0035141F" w:rsidDel="00E04079">
          <w:rPr>
            <w:highlight w:val="cyan"/>
          </w:rPr>
          <w:delText xml:space="preserve"> il foglio SOLUZIONEB</w:delText>
        </w:r>
        <w:r w:rsidR="00B515D7" w:rsidRPr="0035141F" w:rsidDel="00E04079">
          <w:rPr>
            <w:highlight w:val="cyan"/>
          </w:rPr>
          <w:delText>,</w:delText>
        </w:r>
        <w:r w:rsidR="00F838B6" w:rsidRPr="0035141F" w:rsidDel="00E04079">
          <w:rPr>
            <w:highlight w:val="cyan"/>
          </w:rPr>
          <w:delText xml:space="preserve"> e</w:delText>
        </w:r>
        <w:r w:rsidRPr="0035141F" w:rsidDel="00E04079">
          <w:rPr>
            <w:highlight w:val="cyan"/>
          </w:rPr>
          <w:delText xml:space="preserve">liminando qualche campo e spostando i campi CodDef3 e CodDef dalle </w:delText>
        </w:r>
        <w:r w:rsidRPr="0035141F" w:rsidDel="00E04079">
          <w:rPr>
            <w:i/>
            <w:highlight w:val="cyan"/>
          </w:rPr>
          <w:delText>Righe</w:delText>
        </w:r>
        <w:r w:rsidRPr="0035141F" w:rsidDel="00E04079">
          <w:rPr>
            <w:highlight w:val="cyan"/>
          </w:rPr>
          <w:delText xml:space="preserve"> ai </w:delText>
        </w:r>
        <w:r w:rsidRPr="0035141F" w:rsidDel="00E04079">
          <w:rPr>
            <w:i/>
            <w:highlight w:val="cyan"/>
          </w:rPr>
          <w:delText>Filtri</w:delText>
        </w:r>
        <w:r w:rsidR="00F838B6" w:rsidRPr="0035141F" w:rsidDel="00E04079">
          <w:rPr>
            <w:highlight w:val="cyan"/>
          </w:rPr>
          <w:delText xml:space="preserve"> con pochi click e movimenti del mouse </w:delText>
        </w:r>
        <w:r w:rsidRPr="0035141F" w:rsidDel="00E04079">
          <w:rPr>
            <w:highlight w:val="cyan"/>
          </w:rPr>
          <w:delText>la tabella si trasforma così</w:delText>
        </w:r>
        <w:r w:rsidR="00F838B6" w:rsidRPr="0035141F" w:rsidDel="00E04079">
          <w:rPr>
            <w:highlight w:val="cyan"/>
          </w:rPr>
          <w:delText>.</w:delText>
        </w:r>
      </w:del>
    </w:p>
    <w:p w14:paraId="1327343B" w14:textId="1C3911D2" w:rsidR="006A71F0" w:rsidRPr="0035141F" w:rsidDel="00E04079" w:rsidRDefault="006A71F0">
      <w:pPr>
        <w:keepNext/>
        <w:keepLines/>
        <w:spacing w:before="40" w:line="259" w:lineRule="auto"/>
        <w:outlineLvl w:val="1"/>
        <w:rPr>
          <w:del w:id="512" w:author="Roberta Nicoletti" w:date="2018-09-07T14:29:00Z"/>
          <w:highlight w:val="cyan"/>
        </w:rPr>
        <w:pPrChange w:id="513" w:author="Roberta Nicoletti" w:date="2018-09-07T14:29:00Z">
          <w:pPr>
            <w:jc w:val="both"/>
          </w:pPr>
        </w:pPrChange>
      </w:pPr>
    </w:p>
    <w:p w14:paraId="2A80BEC1" w14:textId="0603BA10" w:rsidR="009F2470" w:rsidRPr="0035141F" w:rsidDel="00E04079" w:rsidRDefault="009F2470">
      <w:pPr>
        <w:keepNext/>
        <w:keepLines/>
        <w:spacing w:before="40" w:line="259" w:lineRule="auto"/>
        <w:outlineLvl w:val="1"/>
        <w:rPr>
          <w:del w:id="514" w:author="Roberta Nicoletti" w:date="2018-09-07T14:29:00Z"/>
          <w:highlight w:val="cyan"/>
        </w:rPr>
        <w:pPrChange w:id="515" w:author="Roberta Nicoletti" w:date="2018-09-07T14:29:00Z">
          <w:pPr>
            <w:jc w:val="both"/>
          </w:pPr>
        </w:pPrChange>
      </w:pPr>
      <w:del w:id="516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7DCAA2FF" wp14:editId="0D525E49">
              <wp:extent cx="3955984" cy="1696829"/>
              <wp:effectExtent l="0" t="0" r="6985" b="0"/>
              <wp:docPr id="51" name="Immagine 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988" cy="1698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8EBCD57" w14:textId="1BCE8B2C" w:rsidR="009F2470" w:rsidRPr="0035141F" w:rsidDel="00E04079" w:rsidRDefault="009F2470">
      <w:pPr>
        <w:keepNext/>
        <w:keepLines/>
        <w:spacing w:before="40" w:line="259" w:lineRule="auto"/>
        <w:outlineLvl w:val="1"/>
        <w:rPr>
          <w:del w:id="517" w:author="Roberta Nicoletti" w:date="2018-09-07T14:29:00Z"/>
          <w:highlight w:val="cyan"/>
        </w:rPr>
        <w:pPrChange w:id="518" w:author="Roberta Nicoletti" w:date="2018-09-07T14:29:00Z">
          <w:pPr>
            <w:jc w:val="both"/>
          </w:pPr>
        </w:pPrChange>
      </w:pPr>
    </w:p>
    <w:p w14:paraId="2594B483" w14:textId="5EAD4038" w:rsidR="009F2470" w:rsidRPr="0035141F" w:rsidDel="00E04079" w:rsidRDefault="00013AE1">
      <w:pPr>
        <w:keepNext/>
        <w:keepLines/>
        <w:spacing w:before="40" w:line="259" w:lineRule="auto"/>
        <w:outlineLvl w:val="1"/>
        <w:rPr>
          <w:del w:id="519" w:author="Roberta Nicoletti" w:date="2018-09-07T14:29:00Z"/>
          <w:highlight w:val="cyan"/>
        </w:rPr>
        <w:pPrChange w:id="520" w:author="Roberta Nicoletti" w:date="2018-09-07T14:29:00Z">
          <w:pPr>
            <w:jc w:val="both"/>
          </w:pPr>
        </w:pPrChange>
      </w:pPr>
      <w:del w:id="521" w:author="Roberta Nicoletti" w:date="2018-09-07T14:29:00Z">
        <w:r w:rsidRPr="0035141F" w:rsidDel="00E04079">
          <w:rPr>
            <w:noProof/>
            <w:highlight w:val="cyan"/>
          </w:rPr>
          <mc:AlternateContent>
            <mc:Choice Requires="wpg">
              <w:drawing>
                <wp:anchor distT="0" distB="0" distL="114300" distR="114300" simplePos="0" relativeHeight="251679744" behindDoc="1" locked="0" layoutInCell="1" allowOverlap="1" wp14:anchorId="45D84497" wp14:editId="2087072D">
                  <wp:simplePos x="0" y="0"/>
                  <wp:positionH relativeFrom="column">
                    <wp:posOffset>2673350</wp:posOffset>
                  </wp:positionH>
                  <wp:positionV relativeFrom="paragraph">
                    <wp:posOffset>75565</wp:posOffset>
                  </wp:positionV>
                  <wp:extent cx="3443605" cy="2533650"/>
                  <wp:effectExtent l="0" t="0" r="4445" b="38100"/>
                  <wp:wrapTight wrapText="bothSides">
                    <wp:wrapPolygon edited="0">
                      <wp:start x="0" y="0"/>
                      <wp:lineTo x="0" y="21762"/>
                      <wp:lineTo x="21508" y="21762"/>
                      <wp:lineTo x="21508" y="0"/>
                      <wp:lineTo x="0" y="0"/>
                    </wp:wrapPolygon>
                  </wp:wrapTight>
                  <wp:docPr id="59" name="Gruppo 59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43605" cy="2533650"/>
                            <a:chOff x="1013246" y="-32464"/>
                            <a:chExt cx="3443605" cy="2533650"/>
                          </a:xfrm>
                        </wpg:grpSpPr>
                        <pic:pic xmlns:pic="http://schemas.openxmlformats.org/drawingml/2006/picture">
                          <pic:nvPicPr>
                            <pic:cNvPr id="55" name="Immagine 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13246" y="-32464"/>
                              <a:ext cx="3443605" cy="25336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6" name="Connettore 2 56"/>
                          <wps:cNvCnPr/>
                          <wps:spPr>
                            <a:xfrm flipH="1">
                              <a:off x="2827421" y="1771049"/>
                              <a:ext cx="312821" cy="693019"/>
                            </a:xfrm>
                            <a:prstGeom prst="straightConnector1">
                              <a:avLst/>
                            </a:prstGeom>
                            <a:ln>
                              <a:prstDash val="sysDot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Connettore 2 57"/>
                          <wps:cNvCnPr/>
                          <wps:spPr>
                            <a:xfrm flipV="1">
                              <a:off x="2695073" y="1898584"/>
                              <a:ext cx="481029" cy="365760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Connettore 2 58"/>
                          <wps:cNvCnPr/>
                          <wps:spPr>
                            <a:xfrm flipV="1">
                              <a:off x="2683042" y="1951523"/>
                              <a:ext cx="628048" cy="374883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629EA33E" id="Gruppo 59" o:spid="_x0000_s1026" style="position:absolute;margin-left:210.5pt;margin-top:5.95pt;width:271.15pt;height:199.5pt;z-index:-251636736" coordorigin="10132,-324" coordsize="34436,25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magine 55" o:spid="_x0000_s1027" type="#_x0000_t75" style="position:absolute;left:10132;top:-324;width:34436;height:2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">
                    <v:imagedata r:id="rId84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ttore 2 56" o:spid="_x0000_s1028" type="#_x0000_t32" style="position:absolute;left:28274;top:17710;width:3128;height:69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" strokecolor="#4472c4 [3204]" strokeweight=".5pt">
                    <v:stroke dashstyle="1 1" endarrow="block" joinstyle="miter"/>
                  </v:shape>
                  <v:shape id="Connettore 2 57" o:spid="_x0000_s1029" type="#_x0000_t32" style="position:absolute;left:26950;top:18985;width:4811;height:36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" strokecolor="#4472c4 [3204]" strokeweight=".5pt">
                    <v:stroke dashstyle="dash" endarrow="block" joinstyle="miter"/>
                  </v:shape>
                  <v:shape id="Connettore 2 58" o:spid="_x0000_s1030" type="#_x0000_t32" style="position:absolute;left:26830;top:19515;width:6280;height:3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" strokecolor="#4472c4 [3204]" strokeweight=".5pt">
                    <v:stroke dashstyle="dash" endarrow="block" joinstyle="miter"/>
                  </v:shape>
                  <w10:wrap type="tight"/>
                </v:group>
              </w:pict>
            </mc:Fallback>
          </mc:AlternateContent>
        </w:r>
        <w:r w:rsidR="009F2470" w:rsidRPr="0035141F" w:rsidDel="00E04079">
          <w:rPr>
            <w:highlight w:val="cyan"/>
          </w:rPr>
          <w:delText xml:space="preserve">Se clicchiamo sul tasto </w:delText>
        </w:r>
        <w:r w:rsidR="009F2470" w:rsidRPr="0035141F" w:rsidDel="00E04079">
          <w:rPr>
            <w:noProof/>
            <w:highlight w:val="cyan"/>
          </w:rPr>
          <w:drawing>
            <wp:inline distT="0" distB="0" distL="0" distR="0" wp14:anchorId="2EAF8529" wp14:editId="6AB7598A">
              <wp:extent cx="190014" cy="158817"/>
              <wp:effectExtent l="0" t="0" r="635" b="0"/>
              <wp:docPr id="52" name="Immagine 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196" cy="195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F2470" w:rsidRPr="0035141F" w:rsidDel="00E04079">
          <w:rPr>
            <w:highlight w:val="cyan"/>
          </w:rPr>
          <w:delText xml:space="preserve">e scegliamo </w:delText>
        </w:r>
        <w:r w:rsidR="009F2470" w:rsidRPr="0035141F" w:rsidDel="00E04079">
          <w:rPr>
            <w:noProof/>
            <w:highlight w:val="cyan"/>
          </w:rPr>
          <w:drawing>
            <wp:inline distT="0" distB="0" distL="0" distR="0" wp14:anchorId="1644D07F" wp14:editId="16F2F1BB">
              <wp:extent cx="168936" cy="185286"/>
              <wp:effectExtent l="0" t="0" r="2540" b="5715"/>
              <wp:docPr id="53" name="Immagine 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6"/>
                      <a:stretch>
                        <a:fillRect/>
                      </a:stretch>
                    </pic:blipFill>
                    <pic:spPr>
                      <a:xfrm flipH="1">
                        <a:off x="0" y="0"/>
                        <a:ext cx="217586" cy="2386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F2470" w:rsidRPr="0035141F" w:rsidDel="00E04079">
          <w:rPr>
            <w:highlight w:val="cyan"/>
          </w:rPr>
          <w:delText>otteniamo immediatamen</w:delText>
        </w:r>
        <w:r w:rsidR="00D32CC5" w:rsidRPr="0035141F" w:rsidDel="00E04079">
          <w:rPr>
            <w:highlight w:val="cyan"/>
          </w:rPr>
          <w:delText xml:space="preserve">te il seguente </w:delText>
        </w:r>
        <w:r w:rsidR="00D32CC5" w:rsidRPr="0035141F" w:rsidDel="00E04079">
          <w:rPr>
            <w:b/>
            <w:highlight w:val="cyan"/>
          </w:rPr>
          <w:delText>G</w:delText>
        </w:r>
        <w:r w:rsidR="009F2470" w:rsidRPr="0035141F" w:rsidDel="00E04079">
          <w:rPr>
            <w:b/>
            <w:highlight w:val="cyan"/>
          </w:rPr>
          <w:delText>rafico</w:delText>
        </w:r>
        <w:r w:rsidR="00D32CC5" w:rsidRPr="0035141F" w:rsidDel="00E04079">
          <w:rPr>
            <w:b/>
            <w:highlight w:val="cyan"/>
          </w:rPr>
          <w:delText xml:space="preserve"> P</w:delText>
        </w:r>
        <w:r w:rsidR="009F2470" w:rsidRPr="0035141F" w:rsidDel="00E04079">
          <w:rPr>
            <w:b/>
            <w:highlight w:val="cyan"/>
          </w:rPr>
          <w:delText>ivot</w:delText>
        </w:r>
        <w:r w:rsidR="009F2470" w:rsidRPr="0035141F" w:rsidDel="00E04079">
          <w:rPr>
            <w:highlight w:val="cyan"/>
          </w:rPr>
          <w:delText xml:space="preserve">. </w:delText>
        </w:r>
      </w:del>
    </w:p>
    <w:p w14:paraId="6767FD2A" w14:textId="04660567" w:rsidR="00B515D7" w:rsidRPr="0035141F" w:rsidDel="00E04079" w:rsidRDefault="00D32CC5">
      <w:pPr>
        <w:keepNext/>
        <w:keepLines/>
        <w:spacing w:before="40" w:line="259" w:lineRule="auto"/>
        <w:outlineLvl w:val="1"/>
        <w:rPr>
          <w:del w:id="522" w:author="Roberta Nicoletti" w:date="2018-09-07T14:29:00Z"/>
          <w:highlight w:val="cyan"/>
        </w:rPr>
        <w:pPrChange w:id="523" w:author="Roberta Nicoletti" w:date="2018-09-07T14:29:00Z">
          <w:pPr>
            <w:jc w:val="both"/>
          </w:pPr>
        </w:pPrChange>
      </w:pPr>
      <w:del w:id="524" w:author="Roberta Nicoletti" w:date="2018-09-07T14:29:00Z">
        <w:r w:rsidRPr="0035141F" w:rsidDel="00E04079">
          <w:rPr>
            <w:noProof/>
            <w:highlight w:val="cyan"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2979933D" wp14:editId="6702F892">
                  <wp:simplePos x="0" y="0"/>
                  <wp:positionH relativeFrom="column">
                    <wp:posOffset>-14469</wp:posOffset>
                  </wp:positionH>
                  <wp:positionV relativeFrom="paragraph">
                    <wp:posOffset>1626051</wp:posOffset>
                  </wp:positionV>
                  <wp:extent cx="843045" cy="166495"/>
                  <wp:effectExtent l="0" t="0" r="14605" b="24130"/>
                  <wp:wrapNone/>
                  <wp:docPr id="62" name="Ovale 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43045" cy="1664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55EC605D" id="Ovale 62" o:spid="_x0000_s1026" style="position:absolute;margin-left:-1.15pt;margin-top:128.05pt;width:66.4pt;height:1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" filled="f" strokecolor="black [3200]" strokeweight="1pt">
                  <v:stroke joinstyle="miter"/>
                </v:oval>
              </w:pict>
            </mc:Fallback>
          </mc:AlternateContent>
        </w:r>
        <w:r w:rsidR="009F2470" w:rsidRPr="0035141F" w:rsidDel="00E04079">
          <w:rPr>
            <w:highlight w:val="cyan"/>
          </w:rPr>
          <w:delText xml:space="preserve">I </w:delText>
        </w:r>
        <w:r w:rsidR="009F2470" w:rsidRPr="0035141F" w:rsidDel="00E04079">
          <w:rPr>
            <w:b/>
            <w:highlight w:val="cyan"/>
          </w:rPr>
          <w:delText>campi</w:delText>
        </w:r>
        <w:r w:rsidR="00B515D7" w:rsidRPr="0035141F" w:rsidDel="00E04079">
          <w:rPr>
            <w:b/>
            <w:highlight w:val="cyan"/>
          </w:rPr>
          <w:delText xml:space="preserve"> del grafico</w:delText>
        </w:r>
        <w:r w:rsidR="009F2470" w:rsidRPr="0035141F" w:rsidDel="00E04079">
          <w:rPr>
            <w:highlight w:val="cyan"/>
          </w:rPr>
          <w:delText xml:space="preserve">, proprio come per una </w:delText>
        </w:r>
        <w:r w:rsidR="00E222B3" w:rsidRPr="0035141F" w:rsidDel="00E04079">
          <w:rPr>
            <w:highlight w:val="cyan"/>
          </w:rPr>
          <w:delText>P</w:delText>
        </w:r>
        <w:r w:rsidR="009F2470" w:rsidRPr="0035141F" w:rsidDel="00E04079">
          <w:rPr>
            <w:highlight w:val="cyan"/>
          </w:rPr>
          <w:delText>ivot, sono faci</w:delText>
        </w:r>
        <w:r w:rsidRPr="0035141F" w:rsidDel="00E04079">
          <w:rPr>
            <w:highlight w:val="cyan"/>
          </w:rPr>
          <w:delText xml:space="preserve">lmente manipolabili e spostabili con il consueto trascinamento “drag and drop”. Appare fin da subito chiaro che il grafico </w:delText>
        </w:r>
        <w:r w:rsidR="00B515D7" w:rsidRPr="0035141F" w:rsidDel="00E04079">
          <w:rPr>
            <w:highlight w:val="cyan"/>
          </w:rPr>
          <w:delText xml:space="preserve">che abbiamo appena creato </w:delText>
        </w:r>
        <w:r w:rsidRPr="0035141F" w:rsidDel="00E04079">
          <w:rPr>
            <w:highlight w:val="cyan"/>
          </w:rPr>
          <w:delText>così str</w:delText>
        </w:r>
        <w:r w:rsidR="00B515D7" w:rsidRPr="0035141F" w:rsidDel="00E04079">
          <w:rPr>
            <w:highlight w:val="cyan"/>
          </w:rPr>
          <w:delText xml:space="preserve">utturato è privo di senso: gli </w:delText>
        </w:r>
        <w:r w:rsidR="00B515D7" w:rsidRPr="0035141F" w:rsidDel="00E04079">
          <w:rPr>
            <w:b/>
            <w:highlight w:val="cyan"/>
          </w:rPr>
          <w:delText>A</w:delText>
        </w:r>
        <w:r w:rsidRPr="0035141F" w:rsidDel="00E04079">
          <w:rPr>
            <w:b/>
            <w:highlight w:val="cyan"/>
          </w:rPr>
          <w:delText>nni</w:delText>
        </w:r>
        <w:r w:rsidRPr="0035141F" w:rsidDel="00E04079">
          <w:rPr>
            <w:highlight w:val="cyan"/>
          </w:rPr>
          <w:delText xml:space="preserve"> dovrebbero occupare </w:delText>
        </w:r>
        <w:r w:rsidRPr="0035141F" w:rsidDel="00E04079">
          <w:rPr>
            <w:b/>
            <w:highlight w:val="cyan"/>
          </w:rPr>
          <w:delText>l’Asse orizzontale</w:delText>
        </w:r>
        <w:r w:rsidR="00B515D7" w:rsidRPr="0035141F" w:rsidDel="00E04079">
          <w:rPr>
            <w:highlight w:val="cyan"/>
          </w:rPr>
          <w:delText xml:space="preserve"> e la </w:delText>
        </w:r>
        <w:r w:rsidR="00B515D7" w:rsidRPr="0035141F" w:rsidDel="00E04079">
          <w:rPr>
            <w:b/>
            <w:highlight w:val="cyan"/>
          </w:rPr>
          <w:delText>Descrizione</w:delText>
        </w:r>
        <w:r w:rsidRPr="0035141F" w:rsidDel="00E04079">
          <w:rPr>
            <w:highlight w:val="cyan"/>
          </w:rPr>
          <w:delText xml:space="preserve"> </w:delText>
        </w:r>
        <w:r w:rsidR="00B515D7" w:rsidRPr="0035141F" w:rsidDel="00E04079">
          <w:rPr>
            <w:highlight w:val="cyan"/>
          </w:rPr>
          <w:delText>essere parte del</w:delText>
        </w:r>
        <w:r w:rsidRPr="0035141F" w:rsidDel="00E04079">
          <w:rPr>
            <w:highlight w:val="cyan"/>
          </w:rPr>
          <w:delText>la legenda o composizione delle barre</w:delText>
        </w:r>
        <w:r w:rsidR="00B515D7" w:rsidRPr="0035141F" w:rsidDel="00E04079">
          <w:rPr>
            <w:highlight w:val="cyan"/>
          </w:rPr>
          <w:delText>, così</w:delText>
        </w:r>
        <w:r w:rsidRPr="0035141F" w:rsidDel="00E04079">
          <w:rPr>
            <w:highlight w:val="cyan"/>
          </w:rPr>
          <w:delText xml:space="preserve"> come indicato dalle frecce. </w:delText>
        </w:r>
      </w:del>
    </w:p>
    <w:p w14:paraId="1B530ED3" w14:textId="01469D5D" w:rsidR="009F2470" w:rsidRPr="0035141F" w:rsidDel="00E04079" w:rsidRDefault="00D32CC5">
      <w:pPr>
        <w:keepNext/>
        <w:keepLines/>
        <w:spacing w:before="40" w:line="259" w:lineRule="auto"/>
        <w:outlineLvl w:val="1"/>
        <w:rPr>
          <w:del w:id="525" w:author="Roberta Nicoletti" w:date="2018-09-07T14:29:00Z"/>
          <w:highlight w:val="cyan"/>
        </w:rPr>
        <w:pPrChange w:id="526" w:author="Roberta Nicoletti" w:date="2018-09-07T14:29:00Z">
          <w:pPr>
            <w:jc w:val="both"/>
          </w:pPr>
        </w:pPrChange>
      </w:pPr>
      <w:del w:id="527" w:author="Roberta Nicoletti" w:date="2018-09-07T14:29:00Z">
        <w:r w:rsidRPr="0035141F" w:rsidDel="00E04079">
          <w:rPr>
            <w:highlight w:val="cyan"/>
          </w:rPr>
          <w:delText>Trascinando i camp</w:delText>
        </w:r>
        <w:r w:rsidR="00E222B3" w:rsidRPr="0035141F" w:rsidDel="00E04079">
          <w:rPr>
            <w:highlight w:val="cyan"/>
          </w:rPr>
          <w:delText>i</w:delText>
        </w:r>
        <w:r w:rsidRPr="0035141F" w:rsidDel="00E04079">
          <w:rPr>
            <w:highlight w:val="cyan"/>
          </w:rPr>
          <w:delText xml:space="preserve"> al posto giusto otteniamo il grafico desiderato.</w:delText>
        </w:r>
      </w:del>
    </w:p>
    <w:p w14:paraId="106E90D0" w14:textId="0D0FA419" w:rsidR="00D32CC5" w:rsidRPr="0035141F" w:rsidDel="00E04079" w:rsidRDefault="00D32CC5">
      <w:pPr>
        <w:keepNext/>
        <w:keepLines/>
        <w:spacing w:before="40" w:line="259" w:lineRule="auto"/>
        <w:outlineLvl w:val="1"/>
        <w:rPr>
          <w:del w:id="528" w:author="Roberta Nicoletti" w:date="2018-09-07T14:29:00Z"/>
          <w:highlight w:val="cyan"/>
        </w:rPr>
        <w:pPrChange w:id="529" w:author="Roberta Nicoletti" w:date="2018-09-07T14:29:00Z">
          <w:pPr>
            <w:jc w:val="both"/>
          </w:pPr>
        </w:pPrChange>
      </w:pPr>
    </w:p>
    <w:p w14:paraId="02FFDA9A" w14:textId="0A5239E7" w:rsidR="00B515D7" w:rsidRPr="0035141F" w:rsidDel="00E04079" w:rsidRDefault="00013AE1">
      <w:pPr>
        <w:keepNext/>
        <w:keepLines/>
        <w:spacing w:before="40" w:line="259" w:lineRule="auto"/>
        <w:outlineLvl w:val="1"/>
        <w:rPr>
          <w:del w:id="530" w:author="Roberta Nicoletti" w:date="2018-09-07T14:29:00Z"/>
          <w:highlight w:val="cyan"/>
        </w:rPr>
        <w:pPrChange w:id="531" w:author="Roberta Nicoletti" w:date="2018-09-07T14:29:00Z">
          <w:pPr>
            <w:jc w:val="both"/>
          </w:pPr>
        </w:pPrChange>
      </w:pPr>
      <w:del w:id="532" w:author="Roberta Nicoletti" w:date="2018-09-07T14:29:00Z">
        <w:r w:rsidRPr="0035141F" w:rsidDel="00E04079">
          <w:rPr>
            <w:noProof/>
            <w:highlight w:val="cyan"/>
          </w:rPr>
          <w:drawing>
            <wp:anchor distT="0" distB="0" distL="114300" distR="114300" simplePos="0" relativeHeight="251688960" behindDoc="1" locked="0" layoutInCell="1" allowOverlap="1" wp14:anchorId="30A7B93A" wp14:editId="2D79A191">
              <wp:simplePos x="0" y="0"/>
              <wp:positionH relativeFrom="margin">
                <wp:posOffset>0</wp:posOffset>
              </wp:positionH>
              <wp:positionV relativeFrom="paragraph">
                <wp:posOffset>169545</wp:posOffset>
              </wp:positionV>
              <wp:extent cx="2518410" cy="1570990"/>
              <wp:effectExtent l="0" t="0" r="0" b="0"/>
              <wp:wrapTight wrapText="bothSides">
                <wp:wrapPolygon edited="0">
                  <wp:start x="0" y="0"/>
                  <wp:lineTo x="0" y="21216"/>
                  <wp:lineTo x="21404" y="21216"/>
                  <wp:lineTo x="21404" y="0"/>
                  <wp:lineTo x="0" y="0"/>
                </wp:wrapPolygon>
              </wp:wrapTight>
              <wp:docPr id="61" name="Immagine 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8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18410" cy="157099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p w14:paraId="4EC88C41" w14:textId="22CF1AD3" w:rsidR="00D32CC5" w:rsidRPr="0035141F" w:rsidDel="00E04079" w:rsidRDefault="00B515D7">
      <w:pPr>
        <w:keepNext/>
        <w:keepLines/>
        <w:spacing w:before="40" w:line="259" w:lineRule="auto"/>
        <w:outlineLvl w:val="1"/>
        <w:rPr>
          <w:del w:id="533" w:author="Roberta Nicoletti" w:date="2018-09-07T14:29:00Z"/>
          <w:highlight w:val="cyan"/>
        </w:rPr>
        <w:pPrChange w:id="534" w:author="Roberta Nicoletti" w:date="2018-09-07T14:29:00Z">
          <w:pPr>
            <w:jc w:val="both"/>
          </w:pPr>
        </w:pPrChange>
      </w:pPr>
      <w:del w:id="535" w:author="Roberta Nicoletti" w:date="2018-09-07T14:29:00Z">
        <w:r w:rsidRPr="0035141F" w:rsidDel="00E04079">
          <w:rPr>
            <w:highlight w:val="cyan"/>
          </w:rPr>
          <w:delText xml:space="preserve">Il vantaggio di un </w:delText>
        </w:r>
        <w:r w:rsidRPr="0035141F" w:rsidDel="00E04079">
          <w:rPr>
            <w:b/>
            <w:highlight w:val="cyan"/>
          </w:rPr>
          <w:delText xml:space="preserve">Grafico Pivot </w:delText>
        </w:r>
        <w:r w:rsidRPr="0035141F" w:rsidDel="00E04079">
          <w:rPr>
            <w:highlight w:val="cyan"/>
          </w:rPr>
          <w:delText xml:space="preserve">è </w:delText>
        </w:r>
        <w:r w:rsidR="00D32CC5" w:rsidRPr="0035141F" w:rsidDel="00E04079">
          <w:rPr>
            <w:highlight w:val="cyan"/>
          </w:rPr>
          <w:delText>la possibilità di</w:delText>
        </w:r>
        <w:r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b/>
            <w:highlight w:val="cyan"/>
          </w:rPr>
          <w:delText>utilizzare un unico grafico per</w:delText>
        </w:r>
        <w:r w:rsidR="00D32CC5" w:rsidRPr="0035141F" w:rsidDel="00E04079">
          <w:rPr>
            <w:b/>
            <w:highlight w:val="cyan"/>
          </w:rPr>
          <w:delText xml:space="preserve"> esplorare </w:delText>
        </w:r>
        <w:r w:rsidRPr="0035141F" w:rsidDel="00E04079">
          <w:rPr>
            <w:b/>
            <w:highlight w:val="cyan"/>
          </w:rPr>
          <w:delText>più aspetti</w:delText>
        </w:r>
        <w:r w:rsidRPr="0035141F" w:rsidDel="00E04079">
          <w:rPr>
            <w:highlight w:val="cyan"/>
          </w:rPr>
          <w:delText xml:space="preserve">. Basterà agire </w:delText>
        </w:r>
        <w:r w:rsidR="00D32CC5" w:rsidRPr="0035141F" w:rsidDel="00E04079">
          <w:rPr>
            <w:highlight w:val="cyan"/>
          </w:rPr>
          <w:delText xml:space="preserve">sui filtri </w:delText>
        </w:r>
        <w:r w:rsidRPr="0035141F" w:rsidDel="00E04079">
          <w:rPr>
            <w:highlight w:val="cyan"/>
          </w:rPr>
          <w:delText>p</w:delText>
        </w:r>
        <w:r w:rsidR="00D32CC5" w:rsidRPr="0035141F" w:rsidDel="00E04079">
          <w:rPr>
            <w:highlight w:val="cyan"/>
          </w:rPr>
          <w:delText>e</w:delText>
        </w:r>
        <w:r w:rsidRPr="0035141F" w:rsidDel="00E04079">
          <w:rPr>
            <w:highlight w:val="cyan"/>
          </w:rPr>
          <w:delText xml:space="preserve">r ottenere la composizione e l’andamento del passivo. </w:delText>
        </w:r>
        <w:r w:rsidRPr="0035141F" w:rsidDel="00E04079">
          <w:rPr>
            <w:b/>
            <w:highlight w:val="cyan"/>
          </w:rPr>
          <w:delText>P</w:delText>
        </w:r>
        <w:r w:rsidR="00D32CC5" w:rsidRPr="0035141F" w:rsidDel="00E04079">
          <w:rPr>
            <w:b/>
            <w:highlight w:val="cyan"/>
          </w:rPr>
          <w:delText xml:space="preserve">ossiamo </w:delText>
        </w:r>
        <w:r w:rsidRPr="0035141F" w:rsidDel="00E04079">
          <w:rPr>
            <w:b/>
            <w:highlight w:val="cyan"/>
          </w:rPr>
          <w:delText xml:space="preserve">poi </w:delText>
        </w:r>
        <w:r w:rsidR="00D32CC5" w:rsidRPr="0035141F" w:rsidDel="00E04079">
          <w:rPr>
            <w:b/>
            <w:highlight w:val="cyan"/>
          </w:rPr>
          <w:delText>personalizzare il Grafico Pivot esattamente come se si trattasse di un normale grafico.</w:delText>
        </w:r>
      </w:del>
    </w:p>
    <w:p w14:paraId="074FCC08" w14:textId="12C4600A" w:rsidR="009F2470" w:rsidRPr="0035141F" w:rsidDel="00E04079" w:rsidRDefault="00D32CC5">
      <w:pPr>
        <w:keepNext/>
        <w:keepLines/>
        <w:spacing w:before="40" w:line="259" w:lineRule="auto"/>
        <w:outlineLvl w:val="1"/>
        <w:rPr>
          <w:del w:id="536" w:author="Roberta Nicoletti" w:date="2018-09-07T14:29:00Z"/>
          <w:b/>
          <w:highlight w:val="cyan"/>
        </w:rPr>
        <w:pPrChange w:id="537" w:author="Roberta Nicoletti" w:date="2018-09-07T14:29:00Z">
          <w:pPr>
            <w:jc w:val="both"/>
          </w:pPr>
        </w:pPrChange>
      </w:pPr>
      <w:del w:id="538" w:author="Roberta Nicoletti" w:date="2018-09-07T14:29:00Z">
        <w:r w:rsidRPr="0035141F" w:rsidDel="00E04079">
          <w:rPr>
            <w:highlight w:val="cyan"/>
          </w:rPr>
          <w:delText xml:space="preserve">Non sarà di certo sfuggito che modificando il grafico si è modificata anche la Tabella Pivot di origine. I due elementi sono inscindibilmente legati, ciò che cambia nell’uno cambia anche nell’altro, </w:delText>
        </w:r>
        <w:r w:rsidRPr="0035141F" w:rsidDel="00E04079">
          <w:rPr>
            <w:b/>
            <w:highlight w:val="cyan"/>
          </w:rPr>
          <w:delText xml:space="preserve">ogni qualvolta si crea un grafico Pivot si crea una sottostante Tabella Pivot. </w:delText>
        </w:r>
      </w:del>
    </w:p>
    <w:p w14:paraId="4BE66217" w14:textId="18A1E88D" w:rsidR="00D32CC5" w:rsidRPr="0035141F" w:rsidDel="00E04079" w:rsidRDefault="00B515D7">
      <w:pPr>
        <w:keepNext/>
        <w:keepLines/>
        <w:spacing w:before="40" w:line="259" w:lineRule="auto"/>
        <w:outlineLvl w:val="1"/>
        <w:rPr>
          <w:del w:id="539" w:author="Roberta Nicoletti" w:date="2018-09-07T14:29:00Z"/>
          <w:highlight w:val="cyan"/>
        </w:rPr>
        <w:pPrChange w:id="540" w:author="Roberta Nicoletti" w:date="2018-09-07T14:29:00Z">
          <w:pPr>
            <w:jc w:val="both"/>
          </w:pPr>
        </w:pPrChange>
      </w:pPr>
      <w:del w:id="541" w:author="Roberta Nicoletti" w:date="2018-09-07T14:29:00Z">
        <w:r w:rsidRPr="0035141F" w:rsidDel="00E04079">
          <w:rPr>
            <w:highlight w:val="cyan"/>
          </w:rPr>
          <w:delText>Per far pratica con un elemento irrinunciabile in ogni analisi, p</w:delText>
        </w:r>
        <w:r w:rsidR="00D32CC5" w:rsidRPr="0035141F" w:rsidDel="00E04079">
          <w:rPr>
            <w:highlight w:val="cyan"/>
          </w:rPr>
          <w:delText>oniamo di voler creare direttamente un grafico che mostri semplicemente l’andamento di un conto o di un suo raggruppamento.</w:delText>
        </w:r>
      </w:del>
    </w:p>
    <w:p w14:paraId="4D030C73" w14:textId="53EFBE48" w:rsidR="00606531" w:rsidRPr="0035141F" w:rsidDel="00E04079" w:rsidRDefault="00606531">
      <w:pPr>
        <w:keepNext/>
        <w:keepLines/>
        <w:spacing w:before="40" w:line="259" w:lineRule="auto"/>
        <w:outlineLvl w:val="1"/>
        <w:rPr>
          <w:del w:id="542" w:author="Roberta Nicoletti" w:date="2018-09-07T14:29:00Z"/>
          <w:highlight w:val="cyan"/>
        </w:rPr>
        <w:pPrChange w:id="543" w:author="Roberta Nicoletti" w:date="2018-09-07T14:29:00Z">
          <w:pPr>
            <w:jc w:val="both"/>
          </w:pPr>
        </w:pPrChange>
      </w:pPr>
      <w:del w:id="544" w:author="Roberta Nicoletti" w:date="2018-09-07T14:29:00Z">
        <w:r w:rsidRPr="0035141F" w:rsidDel="00E04079">
          <w:rPr>
            <w:highlight w:val="cyan"/>
          </w:rPr>
          <w:delText xml:space="preserve">Posizioniamoci sulla </w:delText>
        </w:r>
        <w:r w:rsidRPr="0035141F" w:rsidDel="00E04079">
          <w:rPr>
            <w:b/>
            <w:highlight w:val="cyan"/>
          </w:rPr>
          <w:delText>Tabella Bilanci</w:delText>
        </w:r>
        <w:r w:rsidRPr="0035141F" w:rsidDel="00E04079">
          <w:rPr>
            <w:highlight w:val="cyan"/>
          </w:rPr>
          <w:delText xml:space="preserve"> e clicchiamo questa volta</w:delText>
        </w:r>
        <w:r w:rsidR="004A7A80" w:rsidRPr="0035141F" w:rsidDel="00E04079">
          <w:rPr>
            <w:highlight w:val="cyan"/>
          </w:rPr>
          <w:delText xml:space="preserve"> su</w:delText>
        </w:r>
        <w:r w:rsidRPr="0035141F" w:rsidDel="00E04079">
          <w:rPr>
            <w:highlight w:val="cyan"/>
          </w:rPr>
          <w:delText xml:space="preserve"> </w:delText>
        </w:r>
        <w:r w:rsidRPr="0035141F" w:rsidDel="00E04079">
          <w:rPr>
            <w:noProof/>
            <w:highlight w:val="cyan"/>
          </w:rPr>
          <w:drawing>
            <wp:inline distT="0" distB="0" distL="0" distR="0" wp14:anchorId="5ABD9DF0" wp14:editId="59A3CBD8">
              <wp:extent cx="237850" cy="424091"/>
              <wp:effectExtent l="0" t="0" r="0" b="0"/>
              <wp:docPr id="63" name="Immagine 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959" cy="4688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35141F" w:rsidDel="00E04079">
          <w:rPr>
            <w:highlight w:val="cyan"/>
          </w:rPr>
          <w:delText xml:space="preserve"> della scheda </w:delText>
        </w:r>
        <w:r w:rsidR="004A7A80" w:rsidRPr="0035141F" w:rsidDel="00E04079">
          <w:rPr>
            <w:b/>
            <w:highlight w:val="cyan"/>
          </w:rPr>
          <w:delText>Inserisci</w:delText>
        </w:r>
        <w:r w:rsidR="004A7A80" w:rsidRPr="0035141F" w:rsidDel="00E04079">
          <w:rPr>
            <w:highlight w:val="cyan"/>
          </w:rPr>
          <w:delText xml:space="preserve">, </w:delText>
        </w:r>
        <w:r w:rsidRPr="0035141F" w:rsidDel="00E04079">
          <w:rPr>
            <w:highlight w:val="cyan"/>
          </w:rPr>
          <w:delText xml:space="preserve">confermando le impostazioni, viene creato </w:delText>
        </w:r>
        <w:r w:rsidR="00245D93" w:rsidRPr="0035141F" w:rsidDel="00E04079">
          <w:rPr>
            <w:highlight w:val="cyan"/>
          </w:rPr>
          <w:delText xml:space="preserve">un nuovo foglio di lavoro che contiene una </w:delText>
        </w:r>
        <w:r w:rsidR="00245D93" w:rsidRPr="0035141F" w:rsidDel="00E04079">
          <w:rPr>
            <w:b/>
            <w:highlight w:val="cyan"/>
          </w:rPr>
          <w:delText>Tabella e un Grafico Pivot</w:delText>
        </w:r>
        <w:r w:rsidR="00245D93" w:rsidRPr="0035141F" w:rsidDel="00E04079">
          <w:rPr>
            <w:highlight w:val="cyan"/>
          </w:rPr>
          <w:delText xml:space="preserve"> con un elenco </w:delText>
        </w:r>
        <w:r w:rsidR="00245D93" w:rsidRPr="0035141F" w:rsidDel="00E04079">
          <w:rPr>
            <w:b/>
            <w:highlight w:val="cyan"/>
          </w:rPr>
          <w:delText xml:space="preserve">Campi Grafico </w:delText>
        </w:r>
        <w:r w:rsidR="00245D93" w:rsidRPr="0035141F" w:rsidDel="00E04079">
          <w:rPr>
            <w:highlight w:val="cyan"/>
          </w:rPr>
          <w:delText xml:space="preserve">che possiamo </w:delText>
        </w:r>
        <w:r w:rsidR="00C57B58" w:rsidRPr="0035141F" w:rsidDel="00E04079">
          <w:rPr>
            <w:highlight w:val="cyan"/>
          </w:rPr>
          <w:delText xml:space="preserve">gestire </w:delText>
        </w:r>
        <w:r w:rsidR="00245D93" w:rsidRPr="0035141F" w:rsidDel="00E04079">
          <w:rPr>
            <w:highlight w:val="cyan"/>
          </w:rPr>
          <w:delText xml:space="preserve">come ormai siamo abituati a fare per le Tabelle Pivot. Poniamo nei </w:delText>
        </w:r>
        <w:r w:rsidR="00245D93" w:rsidRPr="0035141F" w:rsidDel="00E04079">
          <w:rPr>
            <w:i/>
            <w:highlight w:val="cyan"/>
          </w:rPr>
          <w:delText xml:space="preserve">Filtri </w:delText>
        </w:r>
        <w:r w:rsidR="00245D93" w:rsidRPr="0035141F" w:rsidDel="00E04079">
          <w:rPr>
            <w:b/>
            <w:highlight w:val="cyan"/>
          </w:rPr>
          <w:delText>Descrizione, CodDef2 e CodDef3</w:delText>
        </w:r>
        <w:r w:rsidR="00245D93" w:rsidRPr="0035141F" w:rsidDel="00E04079">
          <w:rPr>
            <w:highlight w:val="cyan"/>
          </w:rPr>
          <w:delText>,</w:delText>
        </w:r>
        <w:r w:rsidR="002F193C" w:rsidRPr="0035141F" w:rsidDel="00E04079">
          <w:rPr>
            <w:highlight w:val="cyan"/>
          </w:rPr>
          <w:delText xml:space="preserve"> in maniera tale da </w:delText>
        </w:r>
        <w:r w:rsidR="00C57B58" w:rsidRPr="0035141F" w:rsidDel="00E04079">
          <w:rPr>
            <w:highlight w:val="cyan"/>
          </w:rPr>
          <w:delText>poter utilizzare il medesimo grafico per visualizzare l’andamento di tutte le voci</w:delText>
        </w:r>
        <w:r w:rsidR="002F193C" w:rsidRPr="0035141F" w:rsidDel="00E04079">
          <w:rPr>
            <w:highlight w:val="cyan"/>
          </w:rPr>
          <w:delText>, nell’</w:delText>
        </w:r>
        <w:r w:rsidR="004B0CD2" w:rsidRPr="0035141F" w:rsidDel="00E04079">
          <w:rPr>
            <w:highlight w:val="cyan"/>
          </w:rPr>
          <w:delText xml:space="preserve"> </w:delText>
        </w:r>
        <w:r w:rsidR="002F193C" w:rsidRPr="0035141F" w:rsidDel="00E04079">
          <w:rPr>
            <w:i/>
            <w:highlight w:val="cyan"/>
          </w:rPr>
          <w:delText xml:space="preserve">Asse </w:delText>
        </w:r>
        <w:r w:rsidR="002F193C" w:rsidRPr="0035141F" w:rsidDel="00E04079">
          <w:rPr>
            <w:highlight w:val="cyan"/>
          </w:rPr>
          <w:delText xml:space="preserve">gli </w:delText>
        </w:r>
        <w:r w:rsidR="002F193C" w:rsidRPr="0035141F" w:rsidDel="00E04079">
          <w:rPr>
            <w:b/>
            <w:highlight w:val="cyan"/>
          </w:rPr>
          <w:delText>Anni</w:delText>
        </w:r>
        <w:r w:rsidR="00245D93" w:rsidRPr="0035141F" w:rsidDel="00E04079">
          <w:rPr>
            <w:highlight w:val="cyan"/>
          </w:rPr>
          <w:delText xml:space="preserve"> </w:delText>
        </w:r>
        <w:r w:rsidR="002F193C" w:rsidRPr="0035141F" w:rsidDel="00E04079">
          <w:rPr>
            <w:highlight w:val="cyan"/>
          </w:rPr>
          <w:delText xml:space="preserve">e nei </w:delText>
        </w:r>
        <w:r w:rsidR="002F193C" w:rsidRPr="0035141F" w:rsidDel="00E04079">
          <w:rPr>
            <w:i/>
            <w:highlight w:val="cyan"/>
          </w:rPr>
          <w:delText>Valori</w:delText>
        </w:r>
        <w:r w:rsidR="002F193C" w:rsidRPr="0035141F" w:rsidDel="00E04079">
          <w:rPr>
            <w:highlight w:val="cyan"/>
          </w:rPr>
          <w:delText xml:space="preserve"> </w:delText>
        </w:r>
        <w:r w:rsidR="002F193C" w:rsidRPr="0035141F" w:rsidDel="00E04079">
          <w:rPr>
            <w:b/>
            <w:highlight w:val="cyan"/>
          </w:rPr>
          <w:delText>l’importo</w:delText>
        </w:r>
        <w:r w:rsidR="00C57B58" w:rsidRPr="0035141F" w:rsidDel="00E04079">
          <w:rPr>
            <w:highlight w:val="cyan"/>
          </w:rPr>
          <w:delText>,</w:delText>
        </w:r>
        <w:r w:rsidR="00372172" w:rsidRPr="0035141F" w:rsidDel="00E04079">
          <w:rPr>
            <w:highlight w:val="cyan"/>
          </w:rPr>
          <w:delText xml:space="preserve"> con pochi click </w:delText>
        </w:r>
        <w:r w:rsidR="002F193C" w:rsidRPr="0035141F" w:rsidDel="00E04079">
          <w:rPr>
            <w:highlight w:val="cyan"/>
          </w:rPr>
          <w:delText>e sfruttando</w:delText>
        </w:r>
        <w:r w:rsidR="00C57B58" w:rsidRPr="0035141F" w:rsidDel="00E04079">
          <w:rPr>
            <w:highlight w:val="cyan"/>
          </w:rPr>
          <w:delText xml:space="preserve"> i numerosi modelli predefiniti previsti per i grafici,</w:delText>
        </w:r>
        <w:r w:rsidR="002F193C" w:rsidRPr="0035141F" w:rsidDel="00E04079">
          <w:rPr>
            <w:highlight w:val="cyan"/>
          </w:rPr>
          <w:delText xml:space="preserve"> </w:delText>
        </w:r>
        <w:r w:rsidR="00372172" w:rsidRPr="0035141F" w:rsidDel="00E04079">
          <w:rPr>
            <w:highlight w:val="cyan"/>
          </w:rPr>
          <w:delText>possiamo ottenere risultati interessanti a supporto delle nostre analisi e dei nostri report.</w:delText>
        </w:r>
      </w:del>
    </w:p>
    <w:p w14:paraId="03DB4933" w14:textId="2F63BCE1" w:rsidR="00C57B58" w:rsidRPr="0035141F" w:rsidDel="00E04079" w:rsidRDefault="00C57B58">
      <w:pPr>
        <w:keepNext/>
        <w:keepLines/>
        <w:spacing w:before="40" w:line="259" w:lineRule="auto"/>
        <w:outlineLvl w:val="1"/>
        <w:rPr>
          <w:del w:id="545" w:author="Roberta Nicoletti" w:date="2018-09-07T14:29:00Z"/>
          <w:highlight w:val="cyan"/>
        </w:rPr>
        <w:pPrChange w:id="546" w:author="Roberta Nicoletti" w:date="2018-09-07T14:29:00Z">
          <w:pPr>
            <w:jc w:val="both"/>
          </w:pPr>
        </w:pPrChange>
      </w:pPr>
    </w:p>
    <w:p w14:paraId="7058420C" w14:textId="7D278588" w:rsidR="00606531" w:rsidRPr="0035141F" w:rsidDel="00E04079" w:rsidRDefault="002F193C">
      <w:pPr>
        <w:keepNext/>
        <w:keepLines/>
        <w:spacing w:before="40" w:line="259" w:lineRule="auto"/>
        <w:outlineLvl w:val="1"/>
        <w:rPr>
          <w:del w:id="547" w:author="Roberta Nicoletti" w:date="2018-09-07T14:29:00Z"/>
          <w:highlight w:val="cyan"/>
        </w:rPr>
        <w:pPrChange w:id="548" w:author="Roberta Nicoletti" w:date="2018-09-07T14:29:00Z">
          <w:pPr>
            <w:jc w:val="both"/>
          </w:pPr>
        </w:pPrChange>
      </w:pPr>
      <w:del w:id="549" w:author="Roberta Nicoletti" w:date="2018-09-07T14:29:00Z">
        <w:r w:rsidRPr="0035141F" w:rsidDel="00E04079">
          <w:rPr>
            <w:noProof/>
            <w:highlight w:val="cyan"/>
          </w:rPr>
          <w:drawing>
            <wp:inline distT="0" distB="0" distL="0" distR="0" wp14:anchorId="553A4099" wp14:editId="0E431462">
              <wp:extent cx="6120130" cy="2185035"/>
              <wp:effectExtent l="0" t="0" r="0" b="5715"/>
              <wp:docPr id="64" name="Immagine 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185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6777C8D" w14:textId="26C772FD" w:rsidR="00D32CC5" w:rsidRPr="0035141F" w:rsidDel="00E04079" w:rsidRDefault="00D32CC5">
      <w:pPr>
        <w:keepNext/>
        <w:keepLines/>
        <w:spacing w:before="40" w:line="259" w:lineRule="auto"/>
        <w:outlineLvl w:val="1"/>
        <w:rPr>
          <w:del w:id="550" w:author="Roberta Nicoletti" w:date="2018-09-07T14:29:00Z"/>
          <w:highlight w:val="cyan"/>
        </w:rPr>
        <w:pPrChange w:id="551" w:author="Roberta Nicoletti" w:date="2018-09-07T14:29:00Z">
          <w:pPr>
            <w:jc w:val="both"/>
          </w:pPr>
        </w:pPrChange>
      </w:pPr>
    </w:p>
    <w:p w14:paraId="672133CB" w14:textId="427A9103" w:rsidR="006A71F0" w:rsidRPr="0035141F" w:rsidDel="00E04079" w:rsidRDefault="002F193C">
      <w:pPr>
        <w:pStyle w:val="Titolo1"/>
        <w:spacing w:before="40"/>
        <w:rPr>
          <w:del w:id="552" w:author="Roberta Nicoletti" w:date="2018-09-07T14:29:00Z"/>
          <w:highlight w:val="cyan"/>
        </w:rPr>
        <w:pPrChange w:id="553" w:author="Roberta Nicoletti" w:date="2018-09-07T14:29:00Z">
          <w:pPr>
            <w:pStyle w:val="Titolo1"/>
          </w:pPr>
        </w:pPrChange>
      </w:pPr>
      <w:del w:id="554" w:author="Roberta Nicoletti" w:date="2018-09-07T14:29:00Z">
        <w:r w:rsidRPr="0035141F" w:rsidDel="00E04079">
          <w:rPr>
            <w:highlight w:val="cyan"/>
          </w:rPr>
          <w:delText>Pivot o funzioni, chi vince il confronto?</w:delText>
        </w:r>
      </w:del>
    </w:p>
    <w:p w14:paraId="6D49333E" w14:textId="2DEBC633" w:rsidR="002F193C" w:rsidRPr="0035141F" w:rsidDel="00E04079" w:rsidRDefault="002F193C">
      <w:pPr>
        <w:keepNext/>
        <w:keepLines/>
        <w:spacing w:before="40" w:line="259" w:lineRule="auto"/>
        <w:outlineLvl w:val="1"/>
        <w:rPr>
          <w:del w:id="555" w:author="Roberta Nicoletti" w:date="2018-09-07T14:29:00Z"/>
          <w:highlight w:val="cyan"/>
        </w:rPr>
        <w:pPrChange w:id="556" w:author="Roberta Nicoletti" w:date="2018-09-07T14:29:00Z">
          <w:pPr>
            <w:jc w:val="both"/>
          </w:pPr>
        </w:pPrChange>
      </w:pPr>
      <w:del w:id="557" w:author="Roberta Nicoletti" w:date="2018-09-07T14:29:00Z">
        <w:r w:rsidRPr="0035141F" w:rsidDel="00E04079">
          <w:rPr>
            <w:highlight w:val="cyan"/>
            <w:lang w:eastAsia="en-US"/>
          </w:rPr>
          <w:delText>I due esempi hanno mostrato le opportunità offerte sia dalle funzioni di aggregazione che dalle Tabelle Pivot</w:delText>
        </w:r>
        <w:r w:rsidR="00C57B58" w:rsidRPr="0035141F" w:rsidDel="00E04079">
          <w:rPr>
            <w:highlight w:val="cyan"/>
            <w:lang w:eastAsia="en-US"/>
          </w:rPr>
          <w:delText>;</w:delText>
        </w:r>
        <w:r w:rsidRPr="0035141F" w:rsidDel="00E04079">
          <w:rPr>
            <w:highlight w:val="cyan"/>
            <w:lang w:eastAsia="en-US"/>
          </w:rPr>
          <w:delText xml:space="preserve"> si tratta di </w:delText>
        </w:r>
        <w:r w:rsidRPr="0035141F" w:rsidDel="00E04079">
          <w:rPr>
            <w:b/>
            <w:highlight w:val="cyan"/>
            <w:lang w:eastAsia="en-US"/>
          </w:rPr>
          <w:delText>strade diverse</w:delText>
        </w:r>
        <w:r w:rsidRPr="0035141F" w:rsidDel="00E04079">
          <w:rPr>
            <w:highlight w:val="cyan"/>
            <w:lang w:eastAsia="en-US"/>
          </w:rPr>
          <w:delText xml:space="preserve"> per ottenere il medesimo risultato ma </w:delText>
        </w:r>
        <w:r w:rsidRPr="0035141F" w:rsidDel="00E04079">
          <w:rPr>
            <w:b/>
            <w:highlight w:val="cyan"/>
            <w:lang w:eastAsia="en-US"/>
          </w:rPr>
          <w:delText>che possono ben convivere all’interno della medesima cartella di lavoro</w:delText>
        </w:r>
        <w:r w:rsidRPr="0035141F" w:rsidDel="00E04079">
          <w:rPr>
            <w:highlight w:val="cyan"/>
            <w:lang w:eastAsia="en-US"/>
          </w:rPr>
          <w:delText>. L’immediatezza di una Tabella Pivot si scontra con la rigidità di modifica di certe sue parti, mentre le funzioni di aggregazione</w:delText>
        </w:r>
        <w:r w:rsidR="00C57B58" w:rsidRPr="0035141F" w:rsidDel="00E04079">
          <w:rPr>
            <w:highlight w:val="cyan"/>
            <w:lang w:eastAsia="en-US"/>
          </w:rPr>
          <w:delText>,</w:delText>
        </w:r>
        <w:r w:rsidRPr="0035141F" w:rsidDel="00E04079">
          <w:rPr>
            <w:highlight w:val="cyan"/>
            <w:lang w:eastAsia="en-US"/>
          </w:rPr>
          <w:delText xml:space="preserve"> seppur un po’ più complicate per via della sintassi</w:delText>
        </w:r>
        <w:r w:rsidR="00C57B58" w:rsidRPr="0035141F" w:rsidDel="00E04079">
          <w:rPr>
            <w:highlight w:val="cyan"/>
            <w:lang w:eastAsia="en-US"/>
          </w:rPr>
          <w:delText>,</w:delText>
        </w:r>
        <w:r w:rsidRPr="0035141F" w:rsidDel="00E04079">
          <w:rPr>
            <w:highlight w:val="cyan"/>
            <w:lang w:eastAsia="en-US"/>
          </w:rPr>
          <w:delText xml:space="preserve"> possono essere collocate facilmente all’interno di report. Il trait d’union tra i due mondi è rappresentato dalla INFO.DATI.TAB.PIVOT() che avremo modo di rivedere e approfondire in seguito. </w:delText>
        </w:r>
      </w:del>
    </w:p>
    <w:p w14:paraId="2C3FB2B5" w14:textId="4C3A7ED1" w:rsidR="002F193C" w:rsidRPr="0035141F" w:rsidDel="00E04079" w:rsidRDefault="002F193C">
      <w:pPr>
        <w:keepNext/>
        <w:keepLines/>
        <w:spacing w:before="40" w:line="259" w:lineRule="auto"/>
        <w:outlineLvl w:val="1"/>
        <w:rPr>
          <w:del w:id="558" w:author="Roberta Nicoletti" w:date="2018-09-07T14:29:00Z"/>
          <w:highlight w:val="cyan"/>
        </w:rPr>
        <w:pPrChange w:id="559" w:author="Roberta Nicoletti" w:date="2018-09-07T14:29:00Z">
          <w:pPr>
            <w:jc w:val="both"/>
          </w:pPr>
        </w:pPrChange>
      </w:pPr>
      <w:del w:id="560" w:author="Roberta Nicoletti" w:date="2018-09-07T14:29:00Z">
        <w:r w:rsidRPr="0035141F" w:rsidDel="00E04079">
          <w:rPr>
            <w:highlight w:val="cyan"/>
          </w:rPr>
          <w:delText>La tabella cerca di riassumere le differenze tra i due metodi al fine di potere trarre il meglio</w:delText>
        </w:r>
        <w:r w:rsidR="00DF3E7D" w:rsidRPr="0035141F" w:rsidDel="00E04079">
          <w:rPr>
            <w:highlight w:val="cyan"/>
          </w:rPr>
          <w:delText xml:space="preserve"> da entrambi.</w:delText>
        </w:r>
      </w:del>
    </w:p>
    <w:p w14:paraId="22B793DC" w14:textId="7B2001A5" w:rsidR="002F193C" w:rsidRPr="0035141F" w:rsidDel="00E04079" w:rsidRDefault="002F193C">
      <w:pPr>
        <w:keepNext/>
        <w:keepLines/>
        <w:spacing w:before="40" w:line="259" w:lineRule="auto"/>
        <w:outlineLvl w:val="1"/>
        <w:rPr>
          <w:del w:id="561" w:author="Roberta Nicoletti" w:date="2018-09-07T14:29:00Z"/>
          <w:highlight w:val="cyan"/>
        </w:rPr>
        <w:pPrChange w:id="562" w:author="Roberta Nicoletti" w:date="2018-09-07T14:29:00Z">
          <w:pPr>
            <w:jc w:val="both"/>
          </w:pPr>
        </w:pPrChange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72"/>
        <w:gridCol w:w="2878"/>
        <w:gridCol w:w="2878"/>
      </w:tblGrid>
      <w:tr w:rsidR="002F193C" w:rsidRPr="0035141F" w:rsidDel="00E04079" w14:paraId="6A253A2C" w14:textId="4EF237FF" w:rsidTr="00280705">
        <w:trPr>
          <w:del w:id="563" w:author="Roberta Nicoletti" w:date="2018-09-07T14:29:00Z"/>
        </w:trPr>
        <w:tc>
          <w:tcPr>
            <w:tcW w:w="3872" w:type="dxa"/>
          </w:tcPr>
          <w:p w14:paraId="77B02B0C" w14:textId="1EF2C4BD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64" w:author="Roberta Nicoletti" w:date="2018-09-07T14:29:00Z"/>
                <w:b/>
                <w:sz w:val="18"/>
                <w:szCs w:val="18"/>
                <w:highlight w:val="cyan"/>
              </w:rPr>
              <w:pPrChange w:id="565" w:author="Roberta Nicoletti" w:date="2018-09-07T14:29:00Z">
                <w:pPr>
                  <w:jc w:val="both"/>
                </w:pPr>
              </w:pPrChange>
            </w:pPr>
            <w:del w:id="566" w:author="Roberta Nicoletti" w:date="2018-09-07T14:29:00Z">
              <w:r w:rsidRPr="0035141F" w:rsidDel="00E04079">
                <w:rPr>
                  <w:b/>
                  <w:sz w:val="18"/>
                  <w:szCs w:val="18"/>
                  <w:highlight w:val="cyan"/>
                </w:rPr>
                <w:delText>Caratteristica</w:delText>
              </w:r>
            </w:del>
          </w:p>
        </w:tc>
        <w:tc>
          <w:tcPr>
            <w:tcW w:w="2878" w:type="dxa"/>
          </w:tcPr>
          <w:p w14:paraId="3C705A2E" w14:textId="53EDB9B9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67" w:author="Roberta Nicoletti" w:date="2018-09-07T14:29:00Z"/>
                <w:b/>
                <w:sz w:val="18"/>
                <w:szCs w:val="18"/>
                <w:highlight w:val="cyan"/>
              </w:rPr>
              <w:pPrChange w:id="568" w:author="Roberta Nicoletti" w:date="2018-09-07T14:29:00Z">
                <w:pPr>
                  <w:jc w:val="center"/>
                </w:pPr>
              </w:pPrChange>
            </w:pPr>
            <w:del w:id="569" w:author="Roberta Nicoletti" w:date="2018-09-07T14:29:00Z">
              <w:r w:rsidRPr="0035141F" w:rsidDel="00E04079">
                <w:rPr>
                  <w:b/>
                  <w:sz w:val="18"/>
                  <w:szCs w:val="18"/>
                  <w:highlight w:val="cyan"/>
                </w:rPr>
                <w:delText>Soluzione A (Funzioni)</w:delText>
              </w:r>
            </w:del>
          </w:p>
        </w:tc>
        <w:tc>
          <w:tcPr>
            <w:tcW w:w="2878" w:type="dxa"/>
          </w:tcPr>
          <w:p w14:paraId="3D406310" w14:textId="6BA5B3DE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70" w:author="Roberta Nicoletti" w:date="2018-09-07T14:29:00Z"/>
                <w:b/>
                <w:sz w:val="18"/>
                <w:szCs w:val="18"/>
                <w:highlight w:val="cyan"/>
              </w:rPr>
              <w:pPrChange w:id="571" w:author="Roberta Nicoletti" w:date="2018-09-07T14:29:00Z">
                <w:pPr>
                  <w:jc w:val="center"/>
                </w:pPr>
              </w:pPrChange>
            </w:pPr>
            <w:del w:id="572" w:author="Roberta Nicoletti" w:date="2018-09-07T14:29:00Z">
              <w:r w:rsidRPr="0035141F" w:rsidDel="00E04079">
                <w:rPr>
                  <w:b/>
                  <w:sz w:val="18"/>
                  <w:szCs w:val="18"/>
                  <w:highlight w:val="cyan"/>
                </w:rPr>
                <w:delText>Soluzione B (Pivot)</w:delText>
              </w:r>
            </w:del>
          </w:p>
        </w:tc>
      </w:tr>
      <w:tr w:rsidR="002F193C" w:rsidRPr="0035141F" w:rsidDel="00E04079" w14:paraId="499AA875" w14:textId="33282BFA" w:rsidTr="00280705">
        <w:trPr>
          <w:del w:id="573" w:author="Roberta Nicoletti" w:date="2018-09-07T14:29:00Z"/>
        </w:trPr>
        <w:tc>
          <w:tcPr>
            <w:tcW w:w="3872" w:type="dxa"/>
          </w:tcPr>
          <w:p w14:paraId="31359043" w14:textId="5B66D4E8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74" w:author="Roberta Nicoletti" w:date="2018-09-07T14:29:00Z"/>
                <w:sz w:val="18"/>
                <w:szCs w:val="18"/>
                <w:highlight w:val="cyan"/>
              </w:rPr>
              <w:pPrChange w:id="575" w:author="Roberta Nicoletti" w:date="2018-09-07T14:29:00Z">
                <w:pPr>
                  <w:jc w:val="both"/>
                </w:pPr>
              </w:pPrChange>
            </w:pPr>
            <w:del w:id="576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Velocità di realizzazione e modifica report</w:delText>
              </w:r>
              <w:r w:rsidR="00A03DB9" w:rsidRPr="0035141F" w:rsidDel="00E04079">
                <w:rPr>
                  <w:sz w:val="18"/>
                  <w:szCs w:val="18"/>
                  <w:highlight w:val="cyan"/>
                </w:rPr>
                <w:delText xml:space="preserve"> e grafici</w:delText>
              </w:r>
            </w:del>
          </w:p>
        </w:tc>
        <w:tc>
          <w:tcPr>
            <w:tcW w:w="2878" w:type="dxa"/>
            <w:vAlign w:val="center"/>
          </w:tcPr>
          <w:p w14:paraId="6EEC31DB" w14:textId="1302A14D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77" w:author="Roberta Nicoletti" w:date="2018-09-07T14:29:00Z"/>
                <w:sz w:val="18"/>
                <w:szCs w:val="18"/>
                <w:highlight w:val="cyan"/>
              </w:rPr>
              <w:pPrChange w:id="578" w:author="Roberta Nicoletti" w:date="2018-09-07T14:29:00Z">
                <w:pPr>
                  <w:jc w:val="center"/>
                </w:pPr>
              </w:pPrChange>
            </w:pPr>
          </w:p>
        </w:tc>
        <w:tc>
          <w:tcPr>
            <w:tcW w:w="2878" w:type="dxa"/>
            <w:vAlign w:val="center"/>
          </w:tcPr>
          <w:p w14:paraId="76417E64" w14:textId="07B12D6C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79" w:author="Roberta Nicoletti" w:date="2018-09-07T14:29:00Z"/>
                <w:sz w:val="18"/>
                <w:szCs w:val="18"/>
                <w:highlight w:val="cyan"/>
              </w:rPr>
              <w:pPrChange w:id="580" w:author="Roberta Nicoletti" w:date="2018-09-07T14:29:00Z">
                <w:pPr>
                  <w:jc w:val="center"/>
                </w:pPr>
              </w:pPrChange>
            </w:pPr>
            <w:del w:id="581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</w:tr>
      <w:tr w:rsidR="002F193C" w:rsidRPr="0035141F" w:rsidDel="00E04079" w14:paraId="51996385" w14:textId="5CCB607D" w:rsidTr="00280705">
        <w:trPr>
          <w:del w:id="582" w:author="Roberta Nicoletti" w:date="2018-09-07T14:29:00Z"/>
        </w:trPr>
        <w:tc>
          <w:tcPr>
            <w:tcW w:w="3872" w:type="dxa"/>
          </w:tcPr>
          <w:p w14:paraId="4D3D5A28" w14:textId="06029CCC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83" w:author="Roberta Nicoletti" w:date="2018-09-07T14:29:00Z"/>
                <w:sz w:val="18"/>
                <w:szCs w:val="18"/>
                <w:highlight w:val="cyan"/>
              </w:rPr>
              <w:pPrChange w:id="584" w:author="Roberta Nicoletti" w:date="2018-09-07T14:29:00Z">
                <w:pPr>
                  <w:jc w:val="both"/>
                </w:pPr>
              </w:pPrChange>
            </w:pPr>
            <w:del w:id="585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Possibilità di filtrare direttamente il report</w:delText>
              </w:r>
              <w:r w:rsidR="00A03DB9" w:rsidRPr="0035141F" w:rsidDel="00E04079">
                <w:rPr>
                  <w:sz w:val="18"/>
                  <w:szCs w:val="18"/>
                  <w:highlight w:val="cyan"/>
                </w:rPr>
                <w:delText xml:space="preserve"> e il grafico</w:delText>
              </w:r>
            </w:del>
          </w:p>
        </w:tc>
        <w:tc>
          <w:tcPr>
            <w:tcW w:w="2878" w:type="dxa"/>
            <w:vAlign w:val="center"/>
          </w:tcPr>
          <w:p w14:paraId="45B89F93" w14:textId="2D460225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86" w:author="Roberta Nicoletti" w:date="2018-09-07T14:29:00Z"/>
                <w:sz w:val="18"/>
                <w:szCs w:val="18"/>
                <w:highlight w:val="cyan"/>
              </w:rPr>
              <w:pPrChange w:id="587" w:author="Roberta Nicoletti" w:date="2018-09-07T14:29:00Z">
                <w:pPr>
                  <w:jc w:val="center"/>
                </w:pPr>
              </w:pPrChange>
            </w:pPr>
          </w:p>
        </w:tc>
        <w:tc>
          <w:tcPr>
            <w:tcW w:w="2878" w:type="dxa"/>
            <w:vAlign w:val="center"/>
          </w:tcPr>
          <w:p w14:paraId="56CEAB95" w14:textId="64CE637B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88" w:author="Roberta Nicoletti" w:date="2018-09-07T14:29:00Z"/>
                <w:sz w:val="18"/>
                <w:szCs w:val="18"/>
                <w:highlight w:val="cyan"/>
              </w:rPr>
              <w:pPrChange w:id="589" w:author="Roberta Nicoletti" w:date="2018-09-07T14:29:00Z">
                <w:pPr>
                  <w:jc w:val="center"/>
                </w:pPr>
              </w:pPrChange>
            </w:pPr>
            <w:del w:id="590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</w:tr>
      <w:tr w:rsidR="002F193C" w:rsidRPr="0035141F" w:rsidDel="00E04079" w14:paraId="1291273D" w14:textId="1BA6A991" w:rsidTr="00280705">
        <w:trPr>
          <w:del w:id="591" w:author="Roberta Nicoletti" w:date="2018-09-07T14:29:00Z"/>
        </w:trPr>
        <w:tc>
          <w:tcPr>
            <w:tcW w:w="3872" w:type="dxa"/>
          </w:tcPr>
          <w:p w14:paraId="048BD0D8" w14:textId="4B4F5AFA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92" w:author="Roberta Nicoletti" w:date="2018-09-07T14:29:00Z"/>
                <w:sz w:val="18"/>
                <w:szCs w:val="18"/>
                <w:highlight w:val="cyan"/>
              </w:rPr>
              <w:pPrChange w:id="593" w:author="Roberta Nicoletti" w:date="2018-09-07T14:29:00Z">
                <w:pPr>
                  <w:jc w:val="both"/>
                </w:pPr>
              </w:pPrChange>
            </w:pPr>
            <w:del w:id="594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A collocare gli elementi del report dove meglio si ritiene opportuno</w:delText>
              </w:r>
            </w:del>
          </w:p>
        </w:tc>
        <w:tc>
          <w:tcPr>
            <w:tcW w:w="2878" w:type="dxa"/>
            <w:vAlign w:val="center"/>
          </w:tcPr>
          <w:p w14:paraId="02D794B0" w14:textId="51044AEB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95" w:author="Roberta Nicoletti" w:date="2018-09-07T14:29:00Z"/>
                <w:sz w:val="18"/>
                <w:szCs w:val="18"/>
                <w:highlight w:val="cyan"/>
              </w:rPr>
              <w:pPrChange w:id="596" w:author="Roberta Nicoletti" w:date="2018-09-07T14:29:00Z">
                <w:pPr>
                  <w:jc w:val="center"/>
                </w:pPr>
              </w:pPrChange>
            </w:pPr>
            <w:del w:id="597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  <w:tc>
          <w:tcPr>
            <w:tcW w:w="2878" w:type="dxa"/>
            <w:vAlign w:val="center"/>
          </w:tcPr>
          <w:p w14:paraId="236FC97B" w14:textId="2CBAF71C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598" w:author="Roberta Nicoletti" w:date="2018-09-07T14:29:00Z"/>
                <w:sz w:val="18"/>
                <w:szCs w:val="18"/>
                <w:highlight w:val="cyan"/>
              </w:rPr>
              <w:pPrChange w:id="599" w:author="Roberta Nicoletti" w:date="2018-09-07T14:29:00Z">
                <w:pPr>
                  <w:jc w:val="center"/>
                </w:pPr>
              </w:pPrChange>
            </w:pPr>
          </w:p>
        </w:tc>
      </w:tr>
      <w:tr w:rsidR="002F193C" w:rsidRPr="0035141F" w:rsidDel="00E04079" w14:paraId="7C5BCBC9" w14:textId="24C954BB" w:rsidTr="00280705">
        <w:trPr>
          <w:del w:id="600" w:author="Roberta Nicoletti" w:date="2018-09-07T14:29:00Z"/>
        </w:trPr>
        <w:tc>
          <w:tcPr>
            <w:tcW w:w="3872" w:type="dxa"/>
          </w:tcPr>
          <w:p w14:paraId="659B1870" w14:textId="6CD87632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01" w:author="Roberta Nicoletti" w:date="2018-09-07T14:29:00Z"/>
                <w:sz w:val="18"/>
                <w:szCs w:val="18"/>
                <w:highlight w:val="cyan"/>
              </w:rPr>
              <w:pPrChange w:id="602" w:author="Roberta Nicoletti" w:date="2018-09-07T14:29:00Z">
                <w:pPr>
                  <w:jc w:val="both"/>
                </w:pPr>
              </w:pPrChange>
            </w:pPr>
            <w:del w:id="603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Aggiornamento dati in tempo reale</w:delText>
              </w:r>
            </w:del>
          </w:p>
        </w:tc>
        <w:tc>
          <w:tcPr>
            <w:tcW w:w="2878" w:type="dxa"/>
            <w:vAlign w:val="center"/>
          </w:tcPr>
          <w:p w14:paraId="0A057342" w14:textId="4A845D35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04" w:author="Roberta Nicoletti" w:date="2018-09-07T14:29:00Z"/>
                <w:sz w:val="18"/>
                <w:szCs w:val="18"/>
                <w:highlight w:val="cyan"/>
              </w:rPr>
              <w:pPrChange w:id="605" w:author="Roberta Nicoletti" w:date="2018-09-07T14:29:00Z">
                <w:pPr>
                  <w:jc w:val="center"/>
                </w:pPr>
              </w:pPrChange>
            </w:pPr>
            <w:del w:id="606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  <w:tc>
          <w:tcPr>
            <w:tcW w:w="2878" w:type="dxa"/>
            <w:vAlign w:val="center"/>
          </w:tcPr>
          <w:p w14:paraId="0E23540A" w14:textId="52F8906C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07" w:author="Roberta Nicoletti" w:date="2018-09-07T14:29:00Z"/>
                <w:sz w:val="18"/>
                <w:szCs w:val="18"/>
                <w:highlight w:val="cyan"/>
              </w:rPr>
              <w:pPrChange w:id="608" w:author="Roberta Nicoletti" w:date="2018-09-07T14:29:00Z">
                <w:pPr>
                  <w:jc w:val="center"/>
                </w:pPr>
              </w:pPrChange>
            </w:pPr>
          </w:p>
        </w:tc>
      </w:tr>
      <w:tr w:rsidR="002F193C" w:rsidRPr="0035141F" w:rsidDel="00E04079" w14:paraId="2156162F" w14:textId="640A8203" w:rsidTr="00280705">
        <w:trPr>
          <w:del w:id="609" w:author="Roberta Nicoletti" w:date="2018-09-07T14:29:00Z"/>
        </w:trPr>
        <w:tc>
          <w:tcPr>
            <w:tcW w:w="3872" w:type="dxa"/>
          </w:tcPr>
          <w:p w14:paraId="68A5DB26" w14:textId="36E78622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10" w:author="Roberta Nicoletti" w:date="2018-09-07T14:29:00Z"/>
                <w:sz w:val="18"/>
                <w:szCs w:val="18"/>
                <w:highlight w:val="cyan"/>
              </w:rPr>
              <w:pPrChange w:id="611" w:author="Roberta Nicoletti" w:date="2018-09-07T14:29:00Z">
                <w:pPr>
                  <w:jc w:val="both"/>
                </w:pPr>
              </w:pPrChange>
            </w:pPr>
            <w:del w:id="612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Possibilità di inserire nuove categorie di dati senza intervenire sul foglio dati</w:delText>
              </w:r>
            </w:del>
          </w:p>
        </w:tc>
        <w:tc>
          <w:tcPr>
            <w:tcW w:w="2878" w:type="dxa"/>
            <w:vAlign w:val="center"/>
          </w:tcPr>
          <w:p w14:paraId="3DD527D5" w14:textId="6B11A535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13" w:author="Roberta Nicoletti" w:date="2018-09-07T14:29:00Z"/>
                <w:sz w:val="18"/>
                <w:szCs w:val="18"/>
                <w:highlight w:val="cyan"/>
              </w:rPr>
              <w:pPrChange w:id="614" w:author="Roberta Nicoletti" w:date="2018-09-07T14:29:00Z">
                <w:pPr>
                  <w:jc w:val="center"/>
                </w:pPr>
              </w:pPrChange>
            </w:pPr>
          </w:p>
        </w:tc>
        <w:tc>
          <w:tcPr>
            <w:tcW w:w="2878" w:type="dxa"/>
            <w:vAlign w:val="center"/>
          </w:tcPr>
          <w:p w14:paraId="3565E6DA" w14:textId="3FEC3719" w:rsidR="002F193C" w:rsidRPr="0035141F" w:rsidDel="00E04079" w:rsidRDefault="002F193C">
            <w:pPr>
              <w:keepNext/>
              <w:keepLines/>
              <w:spacing w:before="40" w:line="259" w:lineRule="auto"/>
              <w:outlineLvl w:val="1"/>
              <w:rPr>
                <w:del w:id="615" w:author="Roberta Nicoletti" w:date="2018-09-07T14:29:00Z"/>
                <w:sz w:val="18"/>
                <w:szCs w:val="18"/>
                <w:highlight w:val="cyan"/>
              </w:rPr>
              <w:pPrChange w:id="616" w:author="Roberta Nicoletti" w:date="2018-09-07T14:29:00Z">
                <w:pPr>
                  <w:jc w:val="center"/>
                </w:pPr>
              </w:pPrChange>
            </w:pPr>
            <w:del w:id="617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</w:tr>
      <w:tr w:rsidR="00DF3E7D" w:rsidRPr="0035141F" w:rsidDel="00E04079" w14:paraId="3D3F8D30" w14:textId="639F2B27" w:rsidTr="00280705">
        <w:trPr>
          <w:del w:id="618" w:author="Roberta Nicoletti" w:date="2018-09-07T14:29:00Z"/>
        </w:trPr>
        <w:tc>
          <w:tcPr>
            <w:tcW w:w="3872" w:type="dxa"/>
          </w:tcPr>
          <w:p w14:paraId="33E87B61" w14:textId="75379EBF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19" w:author="Roberta Nicoletti" w:date="2018-09-07T14:29:00Z"/>
                <w:sz w:val="18"/>
                <w:szCs w:val="18"/>
                <w:highlight w:val="cyan"/>
              </w:rPr>
              <w:pPrChange w:id="620" w:author="Roberta Nicoletti" w:date="2018-09-07T14:29:00Z">
                <w:pPr>
                  <w:jc w:val="both"/>
                </w:pPr>
              </w:pPrChange>
            </w:pPr>
            <w:del w:id="621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Raggruppare dati senza intervenire sulla base dati</w:delText>
              </w:r>
            </w:del>
          </w:p>
        </w:tc>
        <w:tc>
          <w:tcPr>
            <w:tcW w:w="2878" w:type="dxa"/>
            <w:vAlign w:val="center"/>
          </w:tcPr>
          <w:p w14:paraId="78D1FE85" w14:textId="71D20C2E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22" w:author="Roberta Nicoletti" w:date="2018-09-07T14:29:00Z"/>
                <w:sz w:val="18"/>
                <w:szCs w:val="18"/>
                <w:highlight w:val="cyan"/>
              </w:rPr>
              <w:pPrChange w:id="623" w:author="Roberta Nicoletti" w:date="2018-09-07T14:29:00Z">
                <w:pPr>
                  <w:jc w:val="center"/>
                </w:pPr>
              </w:pPrChange>
            </w:pPr>
          </w:p>
        </w:tc>
        <w:tc>
          <w:tcPr>
            <w:tcW w:w="2878" w:type="dxa"/>
            <w:vAlign w:val="center"/>
          </w:tcPr>
          <w:p w14:paraId="2B1E1CB1" w14:textId="48BBB1C2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24" w:author="Roberta Nicoletti" w:date="2018-09-07T14:29:00Z"/>
                <w:sz w:val="18"/>
                <w:szCs w:val="18"/>
                <w:highlight w:val="cyan"/>
              </w:rPr>
              <w:pPrChange w:id="625" w:author="Roberta Nicoletti" w:date="2018-09-07T14:29:00Z">
                <w:pPr>
                  <w:jc w:val="center"/>
                </w:pPr>
              </w:pPrChange>
            </w:pPr>
            <w:del w:id="626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</w:tr>
      <w:tr w:rsidR="00DF3E7D" w:rsidRPr="0035141F" w:rsidDel="00E04079" w14:paraId="2300CB22" w14:textId="39B493F7" w:rsidTr="00280705">
        <w:trPr>
          <w:del w:id="627" w:author="Roberta Nicoletti" w:date="2018-09-07T14:29:00Z"/>
        </w:trPr>
        <w:tc>
          <w:tcPr>
            <w:tcW w:w="3872" w:type="dxa"/>
          </w:tcPr>
          <w:p w14:paraId="5E916F46" w14:textId="099C2D24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28" w:author="Roberta Nicoletti" w:date="2018-09-07T14:29:00Z"/>
                <w:sz w:val="18"/>
                <w:szCs w:val="18"/>
                <w:highlight w:val="cyan"/>
              </w:rPr>
              <w:pPrChange w:id="629" w:author="Roberta Nicoletti" w:date="2018-09-07T14:29:00Z">
                <w:pPr>
                  <w:jc w:val="both"/>
                </w:pPr>
              </w:pPrChange>
            </w:pPr>
            <w:del w:id="630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Un solo passaggio per ottenere una somma condizionale</w:delText>
              </w:r>
            </w:del>
          </w:p>
        </w:tc>
        <w:tc>
          <w:tcPr>
            <w:tcW w:w="2878" w:type="dxa"/>
            <w:vAlign w:val="center"/>
          </w:tcPr>
          <w:p w14:paraId="0C66ADA5" w14:textId="0B42B017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31" w:author="Roberta Nicoletti" w:date="2018-09-07T14:29:00Z"/>
                <w:sz w:val="18"/>
                <w:szCs w:val="18"/>
                <w:highlight w:val="cyan"/>
              </w:rPr>
              <w:pPrChange w:id="632" w:author="Roberta Nicoletti" w:date="2018-09-07T14:29:00Z">
                <w:pPr>
                  <w:jc w:val="center"/>
                </w:pPr>
              </w:pPrChange>
            </w:pPr>
            <w:del w:id="633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  <w:tc>
          <w:tcPr>
            <w:tcW w:w="2878" w:type="dxa"/>
            <w:vAlign w:val="center"/>
          </w:tcPr>
          <w:p w14:paraId="5A2044EB" w14:textId="186A1BAE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34" w:author="Roberta Nicoletti" w:date="2018-09-07T14:29:00Z"/>
                <w:sz w:val="18"/>
                <w:szCs w:val="18"/>
                <w:highlight w:val="cyan"/>
              </w:rPr>
              <w:pPrChange w:id="635" w:author="Roberta Nicoletti" w:date="2018-09-07T14:29:00Z">
                <w:pPr>
                  <w:jc w:val="center"/>
                </w:pPr>
              </w:pPrChange>
            </w:pPr>
          </w:p>
        </w:tc>
      </w:tr>
      <w:tr w:rsidR="00DF3E7D" w:rsidRPr="0035141F" w:rsidDel="00E04079" w14:paraId="491EDC6D" w14:textId="7DA762E1" w:rsidTr="00280705">
        <w:trPr>
          <w:del w:id="636" w:author="Roberta Nicoletti" w:date="2018-09-07T14:29:00Z"/>
        </w:trPr>
        <w:tc>
          <w:tcPr>
            <w:tcW w:w="3872" w:type="dxa"/>
          </w:tcPr>
          <w:p w14:paraId="1526423C" w14:textId="2D1D8094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37" w:author="Roberta Nicoletti" w:date="2018-09-07T14:29:00Z"/>
                <w:sz w:val="18"/>
                <w:szCs w:val="18"/>
                <w:highlight w:val="cyan"/>
              </w:rPr>
              <w:pPrChange w:id="638" w:author="Roberta Nicoletti" w:date="2018-09-07T14:29:00Z">
                <w:pPr>
                  <w:jc w:val="both"/>
                </w:pPr>
              </w:pPrChange>
            </w:pPr>
            <w:del w:id="639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Dimensioni del file più contenute</w:delText>
              </w:r>
            </w:del>
          </w:p>
        </w:tc>
        <w:tc>
          <w:tcPr>
            <w:tcW w:w="2878" w:type="dxa"/>
            <w:vAlign w:val="center"/>
          </w:tcPr>
          <w:p w14:paraId="77C7A354" w14:textId="5A88F9E6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40" w:author="Roberta Nicoletti" w:date="2018-09-07T14:29:00Z"/>
                <w:sz w:val="18"/>
                <w:szCs w:val="18"/>
                <w:highlight w:val="cyan"/>
              </w:rPr>
              <w:pPrChange w:id="641" w:author="Roberta Nicoletti" w:date="2018-09-07T14:29:00Z">
                <w:pPr>
                  <w:jc w:val="center"/>
                </w:pPr>
              </w:pPrChange>
            </w:pPr>
            <w:del w:id="642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  <w:tc>
          <w:tcPr>
            <w:tcW w:w="2878" w:type="dxa"/>
            <w:vAlign w:val="center"/>
          </w:tcPr>
          <w:p w14:paraId="40D1BBCF" w14:textId="53E7C618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43" w:author="Roberta Nicoletti" w:date="2018-09-07T14:29:00Z"/>
                <w:sz w:val="18"/>
                <w:szCs w:val="18"/>
                <w:highlight w:val="cyan"/>
              </w:rPr>
              <w:pPrChange w:id="644" w:author="Roberta Nicoletti" w:date="2018-09-07T14:29:00Z">
                <w:pPr>
                  <w:jc w:val="center"/>
                </w:pPr>
              </w:pPrChange>
            </w:pPr>
          </w:p>
        </w:tc>
      </w:tr>
      <w:tr w:rsidR="00DF3E7D" w:rsidRPr="0035141F" w:rsidDel="00E04079" w14:paraId="43C49633" w14:textId="7C0EC25D" w:rsidTr="00280705">
        <w:trPr>
          <w:del w:id="645" w:author="Roberta Nicoletti" w:date="2018-09-07T14:29:00Z"/>
        </w:trPr>
        <w:tc>
          <w:tcPr>
            <w:tcW w:w="3872" w:type="dxa"/>
          </w:tcPr>
          <w:p w14:paraId="3DB7ED4E" w14:textId="40C0C2D6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46" w:author="Roberta Nicoletti" w:date="2018-09-07T14:29:00Z"/>
                <w:sz w:val="18"/>
                <w:szCs w:val="18"/>
                <w:highlight w:val="cyan"/>
              </w:rPr>
              <w:pPrChange w:id="647" w:author="Roberta Nicoletti" w:date="2018-09-07T14:29:00Z">
                <w:pPr>
                  <w:jc w:val="both"/>
                </w:pPr>
              </w:pPrChange>
            </w:pPr>
            <w:del w:id="648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Flessibilità nella creazione dei grafici</w:delText>
              </w:r>
            </w:del>
          </w:p>
        </w:tc>
        <w:tc>
          <w:tcPr>
            <w:tcW w:w="2878" w:type="dxa"/>
            <w:vAlign w:val="center"/>
          </w:tcPr>
          <w:p w14:paraId="5417B0E3" w14:textId="0AF42AC7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49" w:author="Roberta Nicoletti" w:date="2018-09-07T14:29:00Z"/>
                <w:sz w:val="18"/>
                <w:szCs w:val="18"/>
                <w:highlight w:val="cyan"/>
              </w:rPr>
              <w:pPrChange w:id="650" w:author="Roberta Nicoletti" w:date="2018-09-07T14:29:00Z">
                <w:pPr>
                  <w:jc w:val="center"/>
                </w:pPr>
              </w:pPrChange>
            </w:pPr>
            <w:del w:id="651" w:author="Roberta Nicoletti" w:date="2018-09-07T14:29:00Z">
              <w:r w:rsidRPr="0035141F" w:rsidDel="00E04079">
                <w:rPr>
                  <w:sz w:val="18"/>
                  <w:szCs w:val="18"/>
                  <w:highlight w:val="cyan"/>
                </w:rPr>
                <w:delText>X</w:delText>
              </w:r>
            </w:del>
          </w:p>
        </w:tc>
        <w:tc>
          <w:tcPr>
            <w:tcW w:w="2878" w:type="dxa"/>
            <w:vAlign w:val="center"/>
          </w:tcPr>
          <w:p w14:paraId="2BE9CF5B" w14:textId="5419C7B1" w:rsidR="00DF3E7D" w:rsidRPr="0035141F" w:rsidDel="00E04079" w:rsidRDefault="00DF3E7D">
            <w:pPr>
              <w:keepNext/>
              <w:keepLines/>
              <w:spacing w:before="40" w:line="259" w:lineRule="auto"/>
              <w:outlineLvl w:val="1"/>
              <w:rPr>
                <w:del w:id="652" w:author="Roberta Nicoletti" w:date="2018-09-07T14:29:00Z"/>
                <w:sz w:val="18"/>
                <w:szCs w:val="18"/>
                <w:highlight w:val="cyan"/>
              </w:rPr>
              <w:pPrChange w:id="653" w:author="Roberta Nicoletti" w:date="2018-09-07T14:29:00Z">
                <w:pPr>
                  <w:jc w:val="center"/>
                </w:pPr>
              </w:pPrChange>
            </w:pPr>
          </w:p>
        </w:tc>
      </w:tr>
    </w:tbl>
    <w:p w14:paraId="7E9DCC82" w14:textId="5D436DA8" w:rsidR="002F193C" w:rsidRPr="0035141F" w:rsidDel="00E04079" w:rsidRDefault="002F193C">
      <w:pPr>
        <w:keepNext/>
        <w:keepLines/>
        <w:spacing w:before="40" w:line="259" w:lineRule="auto"/>
        <w:outlineLvl w:val="1"/>
        <w:rPr>
          <w:del w:id="654" w:author="Roberta Nicoletti" w:date="2018-09-07T14:29:00Z"/>
          <w:highlight w:val="cyan"/>
        </w:rPr>
        <w:pPrChange w:id="655" w:author="Roberta Nicoletti" w:date="2018-09-07T14:29:00Z">
          <w:pPr>
            <w:jc w:val="both"/>
          </w:pPr>
        </w:pPrChange>
      </w:pPr>
      <w:bookmarkStart w:id="656" w:name="_GoBack"/>
      <w:bookmarkEnd w:id="656"/>
    </w:p>
    <w:p w14:paraId="77A23BEC" w14:textId="49881AB5" w:rsidR="00C57B58" w:rsidRPr="0035141F" w:rsidDel="00E04079" w:rsidRDefault="00C57B58">
      <w:pPr>
        <w:keepNext/>
        <w:keepLines/>
        <w:spacing w:before="40" w:line="259" w:lineRule="auto"/>
        <w:outlineLvl w:val="1"/>
        <w:rPr>
          <w:del w:id="657" w:author="Roberta Nicoletti" w:date="2018-09-07T14:29:00Z"/>
          <w:highlight w:val="cyan"/>
          <w:lang w:eastAsia="en-US"/>
        </w:rPr>
        <w:pPrChange w:id="658" w:author="Roberta Nicoletti" w:date="2018-09-07T14:29:00Z">
          <w:pPr>
            <w:jc w:val="both"/>
          </w:pPr>
        </w:pPrChange>
      </w:pPr>
      <w:del w:id="659" w:author="Roberta Nicoletti" w:date="2018-09-07T14:29:00Z">
        <w:r w:rsidRPr="0035141F" w:rsidDel="00E04079">
          <w:rPr>
            <w:highlight w:val="cyan"/>
            <w:lang w:eastAsia="en-US"/>
          </w:rPr>
          <w:delText>Diciamo che il giudizio resta sospeso, q</w:delText>
        </w:r>
        <w:r w:rsidR="00DF3E7D" w:rsidRPr="0035141F" w:rsidDel="00E04079">
          <w:rPr>
            <w:highlight w:val="cyan"/>
            <w:lang w:eastAsia="en-US"/>
          </w:rPr>
          <w:delText>uel che è certo</w:delText>
        </w:r>
        <w:r w:rsidR="00E222B3" w:rsidRPr="0035141F" w:rsidDel="00E04079">
          <w:rPr>
            <w:highlight w:val="cyan"/>
            <w:lang w:eastAsia="en-US"/>
          </w:rPr>
          <w:delText xml:space="preserve"> è</w:delText>
        </w:r>
        <w:r w:rsidR="00DF3E7D" w:rsidRPr="0035141F" w:rsidDel="00E04079">
          <w:rPr>
            <w:highlight w:val="cyan"/>
            <w:lang w:eastAsia="en-US"/>
          </w:rPr>
          <w:delText xml:space="preserve"> che ogniqualvolta si crea una situazione di indecisione probabilmente le alternative sono entrambi perfettibili ed è forse questa riflessione che ha portato Microsoft a inserire “un terzo incomodo” con le </w:delText>
        </w:r>
        <w:r w:rsidR="00DF3E7D" w:rsidRPr="0035141F" w:rsidDel="00E04079">
          <w:rPr>
            <w:b/>
            <w:highlight w:val="cyan"/>
            <w:lang w:eastAsia="en-US"/>
          </w:rPr>
          <w:delText xml:space="preserve">Power Query </w:delText>
        </w:r>
        <w:r w:rsidRPr="0035141F" w:rsidDel="00E04079">
          <w:rPr>
            <w:b/>
            <w:highlight w:val="cyan"/>
            <w:lang w:eastAsia="en-US"/>
          </w:rPr>
          <w:delText xml:space="preserve">o </w:delText>
        </w:r>
        <w:r w:rsidR="00DF3E7D" w:rsidRPr="0035141F" w:rsidDel="00E04079">
          <w:rPr>
            <w:b/>
            <w:highlight w:val="cyan"/>
            <w:lang w:eastAsia="en-US"/>
          </w:rPr>
          <w:delText>Get and Trasform</w:delText>
        </w:r>
        <w:r w:rsidR="00DF3E7D" w:rsidRPr="0035141F" w:rsidDel="00E04079">
          <w:rPr>
            <w:highlight w:val="cyan"/>
            <w:lang w:eastAsia="en-US"/>
          </w:rPr>
          <w:delText xml:space="preserve"> che, come vedremo nelle prossime puntate, </w:delText>
        </w:r>
        <w:r w:rsidR="00DF3E7D" w:rsidRPr="0035141F" w:rsidDel="00E04079">
          <w:rPr>
            <w:b/>
            <w:highlight w:val="cyan"/>
            <w:lang w:eastAsia="en-US"/>
          </w:rPr>
          <w:delText>superano nettamente le funzionalità classiche del SOMMA.SE() del CERCA.VERT() e in certi casi delle stesse Tabelle Pivot</w:delText>
        </w:r>
        <w:r w:rsidR="00DF3E7D" w:rsidRPr="0035141F" w:rsidDel="00E04079">
          <w:rPr>
            <w:highlight w:val="cyan"/>
            <w:lang w:eastAsia="en-US"/>
          </w:rPr>
          <w:delText xml:space="preserve">. Ma </w:delText>
        </w:r>
        <w:r w:rsidR="00DF3E7D" w:rsidRPr="0035141F" w:rsidDel="00E04079">
          <w:rPr>
            <w:b/>
            <w:highlight w:val="cyan"/>
            <w:lang w:eastAsia="en-US"/>
          </w:rPr>
          <w:delText xml:space="preserve">prima di </w:delText>
        </w:r>
        <w:r w:rsidRPr="0035141F" w:rsidDel="00E04079">
          <w:rPr>
            <w:b/>
            <w:highlight w:val="cyan"/>
            <w:lang w:eastAsia="en-US"/>
          </w:rPr>
          <w:delText>abbandonare</w:delText>
        </w:r>
        <w:r w:rsidR="00DF3E7D" w:rsidRPr="0035141F" w:rsidDel="00E04079">
          <w:rPr>
            <w:b/>
            <w:highlight w:val="cyan"/>
            <w:lang w:eastAsia="en-US"/>
          </w:rPr>
          <w:delText xml:space="preserve"> una regola occorre conoscerla a fondo</w:delText>
        </w:r>
        <w:r w:rsidR="00DF3E7D" w:rsidRPr="0035141F" w:rsidDel="00E04079">
          <w:rPr>
            <w:highlight w:val="cyan"/>
            <w:lang w:eastAsia="en-US"/>
          </w:rPr>
          <w:delText xml:space="preserve"> e</w:delText>
        </w:r>
        <w:r w:rsidR="00A03DB9" w:rsidRPr="0035141F" w:rsidDel="00E04079">
          <w:rPr>
            <w:highlight w:val="cyan"/>
            <w:lang w:eastAsia="en-US"/>
          </w:rPr>
          <w:delText>d è</w:delText>
        </w:r>
        <w:r w:rsidR="00DF3E7D" w:rsidRPr="0035141F" w:rsidDel="00E04079">
          <w:rPr>
            <w:highlight w:val="cyan"/>
            <w:lang w:eastAsia="en-US"/>
          </w:rPr>
          <w:delText xml:space="preserve"> questo il tenta</w:delText>
        </w:r>
        <w:r w:rsidR="00A03DB9" w:rsidRPr="0035141F" w:rsidDel="00E04079">
          <w:rPr>
            <w:highlight w:val="cyan"/>
            <w:lang w:eastAsia="en-US"/>
          </w:rPr>
          <w:delText xml:space="preserve">tivo che abbiamo fatto in queste pagine. </w:delText>
        </w:r>
      </w:del>
    </w:p>
    <w:p w14:paraId="74FC3204" w14:textId="6945A42A" w:rsidR="002F193C" w:rsidRPr="002F193C" w:rsidDel="00E04079" w:rsidRDefault="00A03DB9">
      <w:pPr>
        <w:keepNext/>
        <w:keepLines/>
        <w:spacing w:before="40" w:line="259" w:lineRule="auto"/>
        <w:outlineLvl w:val="1"/>
        <w:rPr>
          <w:del w:id="660" w:author="Roberta Nicoletti" w:date="2018-09-07T14:29:00Z"/>
          <w:lang w:eastAsia="en-US"/>
        </w:rPr>
        <w:pPrChange w:id="661" w:author="Roberta Nicoletti" w:date="2018-09-07T14:29:00Z">
          <w:pPr>
            <w:jc w:val="both"/>
          </w:pPr>
        </w:pPrChange>
      </w:pPr>
      <w:del w:id="662" w:author="Roberta Nicoletti" w:date="2018-09-07T14:29:00Z">
        <w:r w:rsidRPr="0035141F" w:rsidDel="00E04079">
          <w:rPr>
            <w:highlight w:val="cyan"/>
            <w:lang w:eastAsia="en-US"/>
          </w:rPr>
          <w:delText>Nella prossima puntata proseguiremo nell’utilizzo di funzioni e Tabelle Pivot a cui affiancheremo le Power Query e costruiremo un vero e proprio cruscotto per l’analisi e il controllo di gestione di uno studio, esercizio imprescindibile e irrinunciabile da parte di chiunque voglia dedicarsi alla consulenza direzionale di azienda.</w:delText>
        </w:r>
        <w:r w:rsidDel="00E04079">
          <w:rPr>
            <w:lang w:eastAsia="en-US"/>
          </w:rPr>
          <w:delText xml:space="preserve"> </w:delText>
        </w:r>
      </w:del>
    </w:p>
    <w:p w14:paraId="742F6A58" w14:textId="2FB7E05C" w:rsidR="006A71F0" w:rsidDel="00E04079" w:rsidRDefault="006A71F0">
      <w:pPr>
        <w:keepNext/>
        <w:keepLines/>
        <w:spacing w:before="40" w:line="259" w:lineRule="auto"/>
        <w:outlineLvl w:val="1"/>
        <w:rPr>
          <w:del w:id="663" w:author="Roberta Nicoletti" w:date="2018-09-07T14:29:00Z"/>
        </w:rPr>
        <w:pPrChange w:id="664" w:author="Roberta Nicoletti" w:date="2018-09-07T14:29:00Z">
          <w:pPr>
            <w:jc w:val="both"/>
          </w:pPr>
        </w:pPrChange>
      </w:pPr>
    </w:p>
    <w:p w14:paraId="25222B87" w14:textId="77777777" w:rsidR="006A71F0" w:rsidRDefault="006A71F0">
      <w:pPr>
        <w:keepNext/>
        <w:keepLines/>
        <w:spacing w:before="40" w:line="259" w:lineRule="auto"/>
        <w:outlineLvl w:val="1"/>
        <w:pPrChange w:id="665" w:author="Roberta Nicoletti" w:date="2018-09-07T14:29:00Z">
          <w:pPr>
            <w:jc w:val="both"/>
          </w:pPr>
        </w:pPrChange>
      </w:pPr>
    </w:p>
    <w:sectPr w:rsidR="006A71F0" w:rsidSect="00D32CC5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4030D" w14:textId="77777777" w:rsidR="00BA1BBC" w:rsidRDefault="00BA1BBC" w:rsidP="00686174">
      <w:r>
        <w:separator/>
      </w:r>
    </w:p>
  </w:endnote>
  <w:endnote w:type="continuationSeparator" w:id="0">
    <w:p w14:paraId="161414EA" w14:textId="77777777" w:rsidR="00BA1BBC" w:rsidRDefault="00BA1BBC" w:rsidP="0068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FFF3A" w14:textId="77777777" w:rsidR="00BA1BBC" w:rsidRDefault="00BA1BBC" w:rsidP="00686174">
      <w:r>
        <w:separator/>
      </w:r>
    </w:p>
  </w:footnote>
  <w:footnote w:type="continuationSeparator" w:id="0">
    <w:p w14:paraId="1147C36B" w14:textId="77777777" w:rsidR="00BA1BBC" w:rsidRDefault="00BA1BBC" w:rsidP="0068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4DFD"/>
    <w:multiLevelType w:val="hybridMultilevel"/>
    <w:tmpl w:val="3BDCF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3A00"/>
    <w:multiLevelType w:val="hybridMultilevel"/>
    <w:tmpl w:val="C1B0F6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867C3"/>
    <w:multiLevelType w:val="hybridMultilevel"/>
    <w:tmpl w:val="0728C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10D1F"/>
    <w:multiLevelType w:val="hybridMultilevel"/>
    <w:tmpl w:val="308CCB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31E35"/>
    <w:multiLevelType w:val="hybridMultilevel"/>
    <w:tmpl w:val="1A244C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2A505BC"/>
    <w:multiLevelType w:val="hybridMultilevel"/>
    <w:tmpl w:val="74A6A6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979F0"/>
    <w:multiLevelType w:val="hybridMultilevel"/>
    <w:tmpl w:val="83AAB1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75A78"/>
    <w:multiLevelType w:val="hybridMultilevel"/>
    <w:tmpl w:val="C4A81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B0628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A1F66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30A13"/>
    <w:multiLevelType w:val="hybridMultilevel"/>
    <w:tmpl w:val="528667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17206"/>
    <w:multiLevelType w:val="hybridMultilevel"/>
    <w:tmpl w:val="A2E23F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935B4"/>
    <w:multiLevelType w:val="hybridMultilevel"/>
    <w:tmpl w:val="E04E9C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B1105"/>
    <w:multiLevelType w:val="hybridMultilevel"/>
    <w:tmpl w:val="5D003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512D5"/>
    <w:multiLevelType w:val="hybridMultilevel"/>
    <w:tmpl w:val="625609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278E4"/>
    <w:multiLevelType w:val="hybridMultilevel"/>
    <w:tmpl w:val="0E9818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30B57"/>
    <w:multiLevelType w:val="hybridMultilevel"/>
    <w:tmpl w:val="C9D8004E"/>
    <w:lvl w:ilvl="0" w:tplc="6A781C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C1969"/>
    <w:multiLevelType w:val="hybridMultilevel"/>
    <w:tmpl w:val="F8DCA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D5950"/>
    <w:multiLevelType w:val="hybridMultilevel"/>
    <w:tmpl w:val="409C16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2304A"/>
    <w:multiLevelType w:val="hybridMultilevel"/>
    <w:tmpl w:val="04CE8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36B85"/>
    <w:multiLevelType w:val="hybridMultilevel"/>
    <w:tmpl w:val="11FE92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0614C"/>
    <w:multiLevelType w:val="hybridMultilevel"/>
    <w:tmpl w:val="082E2A44"/>
    <w:lvl w:ilvl="0" w:tplc="DBEEB7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B574A"/>
    <w:multiLevelType w:val="hybridMultilevel"/>
    <w:tmpl w:val="05FCD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A5EED"/>
    <w:multiLevelType w:val="hybridMultilevel"/>
    <w:tmpl w:val="0F1E49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B5A98"/>
    <w:multiLevelType w:val="hybridMultilevel"/>
    <w:tmpl w:val="7E1A19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1381E"/>
    <w:multiLevelType w:val="hybridMultilevel"/>
    <w:tmpl w:val="66D4305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4"/>
  </w:num>
  <w:num w:numId="4">
    <w:abstractNumId w:val="25"/>
  </w:num>
  <w:num w:numId="5">
    <w:abstractNumId w:val="21"/>
  </w:num>
  <w:num w:numId="6">
    <w:abstractNumId w:val="15"/>
  </w:num>
  <w:num w:numId="7">
    <w:abstractNumId w:val="12"/>
  </w:num>
  <w:num w:numId="8">
    <w:abstractNumId w:val="8"/>
  </w:num>
  <w:num w:numId="9">
    <w:abstractNumId w:val="17"/>
  </w:num>
  <w:num w:numId="10">
    <w:abstractNumId w:val="0"/>
  </w:num>
  <w:num w:numId="11">
    <w:abstractNumId w:val="1"/>
  </w:num>
  <w:num w:numId="12">
    <w:abstractNumId w:val="9"/>
  </w:num>
  <w:num w:numId="13">
    <w:abstractNumId w:val="16"/>
  </w:num>
  <w:num w:numId="14">
    <w:abstractNumId w:val="6"/>
  </w:num>
  <w:num w:numId="15">
    <w:abstractNumId w:val="22"/>
  </w:num>
  <w:num w:numId="16">
    <w:abstractNumId w:val="23"/>
  </w:num>
  <w:num w:numId="17">
    <w:abstractNumId w:val="2"/>
  </w:num>
  <w:num w:numId="18">
    <w:abstractNumId w:val="5"/>
  </w:num>
  <w:num w:numId="19">
    <w:abstractNumId w:val="7"/>
  </w:num>
  <w:num w:numId="20">
    <w:abstractNumId w:val="10"/>
  </w:num>
  <w:num w:numId="21">
    <w:abstractNumId w:val="11"/>
  </w:num>
  <w:num w:numId="22">
    <w:abstractNumId w:val="18"/>
  </w:num>
  <w:num w:numId="23">
    <w:abstractNumId w:val="20"/>
  </w:num>
  <w:num w:numId="24">
    <w:abstractNumId w:val="24"/>
  </w:num>
  <w:num w:numId="25">
    <w:abstractNumId w:val="14"/>
  </w:num>
  <w:num w:numId="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erta Nicoletti">
    <w15:presenceInfo w15:providerId="Windows Live" w15:userId="f601ba4c0412b759"/>
  </w15:person>
  <w15:person w15:author="Gianluca Francesconi">
    <w15:presenceInfo w15:providerId="AD" w15:userId="S-1-12-1-3254986134-1175284756-4009695115-1679514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revisionView w:markup="0"/>
  <w:trackRevision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F09"/>
    <w:rsid w:val="00012136"/>
    <w:rsid w:val="00013AE1"/>
    <w:rsid w:val="00016B99"/>
    <w:rsid w:val="0001717F"/>
    <w:rsid w:val="00023590"/>
    <w:rsid w:val="00025751"/>
    <w:rsid w:val="00032625"/>
    <w:rsid w:val="0003446D"/>
    <w:rsid w:val="00034C27"/>
    <w:rsid w:val="000371B1"/>
    <w:rsid w:val="00037668"/>
    <w:rsid w:val="00041267"/>
    <w:rsid w:val="0004389A"/>
    <w:rsid w:val="00060A75"/>
    <w:rsid w:val="00065A0D"/>
    <w:rsid w:val="0006669E"/>
    <w:rsid w:val="00071323"/>
    <w:rsid w:val="00072E17"/>
    <w:rsid w:val="00087229"/>
    <w:rsid w:val="00093CEC"/>
    <w:rsid w:val="000A01D9"/>
    <w:rsid w:val="000A09BE"/>
    <w:rsid w:val="000A22EC"/>
    <w:rsid w:val="000A4520"/>
    <w:rsid w:val="000A4D84"/>
    <w:rsid w:val="000C35E4"/>
    <w:rsid w:val="000C528B"/>
    <w:rsid w:val="000C53A3"/>
    <w:rsid w:val="000E768D"/>
    <w:rsid w:val="000F3280"/>
    <w:rsid w:val="000F7CCF"/>
    <w:rsid w:val="00100870"/>
    <w:rsid w:val="0010203F"/>
    <w:rsid w:val="00105AA3"/>
    <w:rsid w:val="0010753A"/>
    <w:rsid w:val="00110B92"/>
    <w:rsid w:val="001148E7"/>
    <w:rsid w:val="00124E16"/>
    <w:rsid w:val="0014538B"/>
    <w:rsid w:val="0015080B"/>
    <w:rsid w:val="00153A46"/>
    <w:rsid w:val="001543AC"/>
    <w:rsid w:val="001546E0"/>
    <w:rsid w:val="001570D2"/>
    <w:rsid w:val="00170F6C"/>
    <w:rsid w:val="0017292E"/>
    <w:rsid w:val="00174F6D"/>
    <w:rsid w:val="00177909"/>
    <w:rsid w:val="00183BD6"/>
    <w:rsid w:val="001962B5"/>
    <w:rsid w:val="00196436"/>
    <w:rsid w:val="001A02D2"/>
    <w:rsid w:val="001A2D42"/>
    <w:rsid w:val="001B3990"/>
    <w:rsid w:val="001C4F38"/>
    <w:rsid w:val="001D22F5"/>
    <w:rsid w:val="001D2536"/>
    <w:rsid w:val="001E081F"/>
    <w:rsid w:val="001E09F8"/>
    <w:rsid w:val="001E2267"/>
    <w:rsid w:val="001E77DE"/>
    <w:rsid w:val="001F0AFA"/>
    <w:rsid w:val="001F641D"/>
    <w:rsid w:val="00206C0A"/>
    <w:rsid w:val="00206D22"/>
    <w:rsid w:val="002135C6"/>
    <w:rsid w:val="00215BAD"/>
    <w:rsid w:val="0021703D"/>
    <w:rsid w:val="00221A75"/>
    <w:rsid w:val="0022279C"/>
    <w:rsid w:val="0022511E"/>
    <w:rsid w:val="002266C8"/>
    <w:rsid w:val="00226C77"/>
    <w:rsid w:val="002277B9"/>
    <w:rsid w:val="00230463"/>
    <w:rsid w:val="00233DF5"/>
    <w:rsid w:val="002343CE"/>
    <w:rsid w:val="00245D93"/>
    <w:rsid w:val="00254B8A"/>
    <w:rsid w:val="002733D7"/>
    <w:rsid w:val="0027479C"/>
    <w:rsid w:val="00280705"/>
    <w:rsid w:val="00283E4F"/>
    <w:rsid w:val="002923A5"/>
    <w:rsid w:val="00292B7D"/>
    <w:rsid w:val="002940C3"/>
    <w:rsid w:val="002973A7"/>
    <w:rsid w:val="002A3B51"/>
    <w:rsid w:val="002B0A10"/>
    <w:rsid w:val="002B3E30"/>
    <w:rsid w:val="002C205D"/>
    <w:rsid w:val="002C2717"/>
    <w:rsid w:val="002C57F0"/>
    <w:rsid w:val="002C6DDA"/>
    <w:rsid w:val="002C726D"/>
    <w:rsid w:val="002C7528"/>
    <w:rsid w:val="002E1C77"/>
    <w:rsid w:val="002E3885"/>
    <w:rsid w:val="002F193C"/>
    <w:rsid w:val="002F6981"/>
    <w:rsid w:val="003018C8"/>
    <w:rsid w:val="00302A85"/>
    <w:rsid w:val="003052B9"/>
    <w:rsid w:val="00306ADB"/>
    <w:rsid w:val="00311001"/>
    <w:rsid w:val="003250C2"/>
    <w:rsid w:val="0032549C"/>
    <w:rsid w:val="00325799"/>
    <w:rsid w:val="00325E6D"/>
    <w:rsid w:val="0033511E"/>
    <w:rsid w:val="0033697D"/>
    <w:rsid w:val="00341441"/>
    <w:rsid w:val="0034172B"/>
    <w:rsid w:val="00342E68"/>
    <w:rsid w:val="00343322"/>
    <w:rsid w:val="0035141F"/>
    <w:rsid w:val="003528F2"/>
    <w:rsid w:val="00355883"/>
    <w:rsid w:val="00355EA9"/>
    <w:rsid w:val="00356BF8"/>
    <w:rsid w:val="00363037"/>
    <w:rsid w:val="003656AC"/>
    <w:rsid w:val="00372172"/>
    <w:rsid w:val="00372C1C"/>
    <w:rsid w:val="003734AA"/>
    <w:rsid w:val="003A2C8B"/>
    <w:rsid w:val="003A78EB"/>
    <w:rsid w:val="003B2158"/>
    <w:rsid w:val="003B43EA"/>
    <w:rsid w:val="003C0109"/>
    <w:rsid w:val="003C202C"/>
    <w:rsid w:val="003D1DAE"/>
    <w:rsid w:val="003D6119"/>
    <w:rsid w:val="003D7721"/>
    <w:rsid w:val="003E4B7B"/>
    <w:rsid w:val="003E4B8C"/>
    <w:rsid w:val="003E6ADC"/>
    <w:rsid w:val="003F2D93"/>
    <w:rsid w:val="003F6112"/>
    <w:rsid w:val="00401039"/>
    <w:rsid w:val="004023A9"/>
    <w:rsid w:val="004074B3"/>
    <w:rsid w:val="004154C4"/>
    <w:rsid w:val="00417AC0"/>
    <w:rsid w:val="00420D73"/>
    <w:rsid w:val="0042598E"/>
    <w:rsid w:val="004269B4"/>
    <w:rsid w:val="00433CCE"/>
    <w:rsid w:val="0043496C"/>
    <w:rsid w:val="0043697D"/>
    <w:rsid w:val="00445D3B"/>
    <w:rsid w:val="00452737"/>
    <w:rsid w:val="0046055B"/>
    <w:rsid w:val="00462F9F"/>
    <w:rsid w:val="0046412E"/>
    <w:rsid w:val="00470B26"/>
    <w:rsid w:val="00472FD2"/>
    <w:rsid w:val="00474365"/>
    <w:rsid w:val="00480A72"/>
    <w:rsid w:val="00480B72"/>
    <w:rsid w:val="00481D1C"/>
    <w:rsid w:val="00487388"/>
    <w:rsid w:val="00491FE9"/>
    <w:rsid w:val="00492DE0"/>
    <w:rsid w:val="0049406C"/>
    <w:rsid w:val="00497608"/>
    <w:rsid w:val="00497BF2"/>
    <w:rsid w:val="004A7A80"/>
    <w:rsid w:val="004B0CD2"/>
    <w:rsid w:val="004B1532"/>
    <w:rsid w:val="004B209A"/>
    <w:rsid w:val="004B6998"/>
    <w:rsid w:val="004B720F"/>
    <w:rsid w:val="004C1E27"/>
    <w:rsid w:val="004C2CCA"/>
    <w:rsid w:val="004C4960"/>
    <w:rsid w:val="004C6975"/>
    <w:rsid w:val="004C75FA"/>
    <w:rsid w:val="004D10BA"/>
    <w:rsid w:val="004D1879"/>
    <w:rsid w:val="004D33D7"/>
    <w:rsid w:val="004D6D7B"/>
    <w:rsid w:val="004D735B"/>
    <w:rsid w:val="004E218A"/>
    <w:rsid w:val="004F122D"/>
    <w:rsid w:val="004F5BF7"/>
    <w:rsid w:val="00501E24"/>
    <w:rsid w:val="00503324"/>
    <w:rsid w:val="00511878"/>
    <w:rsid w:val="00517AD6"/>
    <w:rsid w:val="00521BA1"/>
    <w:rsid w:val="00530072"/>
    <w:rsid w:val="00542B8D"/>
    <w:rsid w:val="00546122"/>
    <w:rsid w:val="00546367"/>
    <w:rsid w:val="00555151"/>
    <w:rsid w:val="00556508"/>
    <w:rsid w:val="00560715"/>
    <w:rsid w:val="00564E4E"/>
    <w:rsid w:val="00571136"/>
    <w:rsid w:val="0057236E"/>
    <w:rsid w:val="00581578"/>
    <w:rsid w:val="00581CA6"/>
    <w:rsid w:val="00582DFD"/>
    <w:rsid w:val="0059167C"/>
    <w:rsid w:val="005924CC"/>
    <w:rsid w:val="00597B2C"/>
    <w:rsid w:val="00597F5A"/>
    <w:rsid w:val="005A5205"/>
    <w:rsid w:val="005C3C09"/>
    <w:rsid w:val="005C7932"/>
    <w:rsid w:val="005D03E5"/>
    <w:rsid w:val="005D36AE"/>
    <w:rsid w:val="005E3B00"/>
    <w:rsid w:val="005F227E"/>
    <w:rsid w:val="005F2D61"/>
    <w:rsid w:val="005F6B7E"/>
    <w:rsid w:val="006015B5"/>
    <w:rsid w:val="00606531"/>
    <w:rsid w:val="00611C84"/>
    <w:rsid w:val="00612B10"/>
    <w:rsid w:val="00643DB3"/>
    <w:rsid w:val="00643DB9"/>
    <w:rsid w:val="006459E2"/>
    <w:rsid w:val="00654234"/>
    <w:rsid w:val="00657D6F"/>
    <w:rsid w:val="00665A85"/>
    <w:rsid w:val="00665F09"/>
    <w:rsid w:val="00673E23"/>
    <w:rsid w:val="00674F83"/>
    <w:rsid w:val="006848FD"/>
    <w:rsid w:val="00685592"/>
    <w:rsid w:val="00686174"/>
    <w:rsid w:val="0068787E"/>
    <w:rsid w:val="006910DF"/>
    <w:rsid w:val="006963FF"/>
    <w:rsid w:val="006A4AE8"/>
    <w:rsid w:val="006A5035"/>
    <w:rsid w:val="006A71F0"/>
    <w:rsid w:val="006B2C7F"/>
    <w:rsid w:val="006B610E"/>
    <w:rsid w:val="006B7161"/>
    <w:rsid w:val="006C0FEE"/>
    <w:rsid w:val="006C12D4"/>
    <w:rsid w:val="006C5A11"/>
    <w:rsid w:val="006C7DB3"/>
    <w:rsid w:val="006D0856"/>
    <w:rsid w:val="006D2A1D"/>
    <w:rsid w:val="006E1C19"/>
    <w:rsid w:val="00700160"/>
    <w:rsid w:val="007027C0"/>
    <w:rsid w:val="007068BF"/>
    <w:rsid w:val="007214F1"/>
    <w:rsid w:val="00724D47"/>
    <w:rsid w:val="0072683D"/>
    <w:rsid w:val="00727CBB"/>
    <w:rsid w:val="00730881"/>
    <w:rsid w:val="007333E7"/>
    <w:rsid w:val="00745969"/>
    <w:rsid w:val="00747E85"/>
    <w:rsid w:val="007757B2"/>
    <w:rsid w:val="00775BB2"/>
    <w:rsid w:val="00783CC3"/>
    <w:rsid w:val="0078432C"/>
    <w:rsid w:val="007867BD"/>
    <w:rsid w:val="00794A40"/>
    <w:rsid w:val="007B0949"/>
    <w:rsid w:val="007B21EA"/>
    <w:rsid w:val="007D1D36"/>
    <w:rsid w:val="007D771A"/>
    <w:rsid w:val="007E7F09"/>
    <w:rsid w:val="007F52EB"/>
    <w:rsid w:val="007F616A"/>
    <w:rsid w:val="007F67E2"/>
    <w:rsid w:val="007F6DD6"/>
    <w:rsid w:val="007F7770"/>
    <w:rsid w:val="0080276A"/>
    <w:rsid w:val="00804DE7"/>
    <w:rsid w:val="00810B01"/>
    <w:rsid w:val="00826523"/>
    <w:rsid w:val="0083383C"/>
    <w:rsid w:val="00837D88"/>
    <w:rsid w:val="008402F8"/>
    <w:rsid w:val="00844D02"/>
    <w:rsid w:val="0084539F"/>
    <w:rsid w:val="00846C54"/>
    <w:rsid w:val="00852652"/>
    <w:rsid w:val="00857042"/>
    <w:rsid w:val="00862A44"/>
    <w:rsid w:val="00862C1C"/>
    <w:rsid w:val="00864607"/>
    <w:rsid w:val="00864718"/>
    <w:rsid w:val="0086479B"/>
    <w:rsid w:val="008665BA"/>
    <w:rsid w:val="00872859"/>
    <w:rsid w:val="00874864"/>
    <w:rsid w:val="00893CD1"/>
    <w:rsid w:val="00894067"/>
    <w:rsid w:val="00895A0A"/>
    <w:rsid w:val="008A02BD"/>
    <w:rsid w:val="008A31A2"/>
    <w:rsid w:val="008A4286"/>
    <w:rsid w:val="008A4D99"/>
    <w:rsid w:val="008B6EDB"/>
    <w:rsid w:val="008C3DDA"/>
    <w:rsid w:val="008C412D"/>
    <w:rsid w:val="008C744C"/>
    <w:rsid w:val="008C7843"/>
    <w:rsid w:val="008C7A35"/>
    <w:rsid w:val="008D3C77"/>
    <w:rsid w:val="008E0960"/>
    <w:rsid w:val="008E1FDE"/>
    <w:rsid w:val="008E41B1"/>
    <w:rsid w:val="008F2FED"/>
    <w:rsid w:val="008F50BF"/>
    <w:rsid w:val="00917C1E"/>
    <w:rsid w:val="009319EC"/>
    <w:rsid w:val="00940A46"/>
    <w:rsid w:val="0094211C"/>
    <w:rsid w:val="009423EC"/>
    <w:rsid w:val="00957EA6"/>
    <w:rsid w:val="00965D77"/>
    <w:rsid w:val="00973CC2"/>
    <w:rsid w:val="00974511"/>
    <w:rsid w:val="0097485C"/>
    <w:rsid w:val="00983A7A"/>
    <w:rsid w:val="00983C79"/>
    <w:rsid w:val="00992429"/>
    <w:rsid w:val="009925F3"/>
    <w:rsid w:val="00992C94"/>
    <w:rsid w:val="00996E2D"/>
    <w:rsid w:val="009A6EA5"/>
    <w:rsid w:val="009B1A16"/>
    <w:rsid w:val="009B222C"/>
    <w:rsid w:val="009B27FE"/>
    <w:rsid w:val="009B2A1F"/>
    <w:rsid w:val="009D21EA"/>
    <w:rsid w:val="009D3A5E"/>
    <w:rsid w:val="009D43E6"/>
    <w:rsid w:val="009D5C65"/>
    <w:rsid w:val="009D72A8"/>
    <w:rsid w:val="009F2470"/>
    <w:rsid w:val="009F58C3"/>
    <w:rsid w:val="009F6223"/>
    <w:rsid w:val="00A00CD2"/>
    <w:rsid w:val="00A02F47"/>
    <w:rsid w:val="00A03DB9"/>
    <w:rsid w:val="00A105E1"/>
    <w:rsid w:val="00A13CB1"/>
    <w:rsid w:val="00A3035B"/>
    <w:rsid w:val="00A30F6D"/>
    <w:rsid w:val="00A340E3"/>
    <w:rsid w:val="00A36C14"/>
    <w:rsid w:val="00A37D70"/>
    <w:rsid w:val="00A4176C"/>
    <w:rsid w:val="00A4502E"/>
    <w:rsid w:val="00A47025"/>
    <w:rsid w:val="00A51522"/>
    <w:rsid w:val="00A54059"/>
    <w:rsid w:val="00A63A70"/>
    <w:rsid w:val="00A643F7"/>
    <w:rsid w:val="00A6685A"/>
    <w:rsid w:val="00A7183F"/>
    <w:rsid w:val="00A77A5E"/>
    <w:rsid w:val="00A82A74"/>
    <w:rsid w:val="00A84BA9"/>
    <w:rsid w:val="00A920D7"/>
    <w:rsid w:val="00AB3560"/>
    <w:rsid w:val="00AB5517"/>
    <w:rsid w:val="00AC17A8"/>
    <w:rsid w:val="00AC1F7F"/>
    <w:rsid w:val="00AD027A"/>
    <w:rsid w:val="00AD185A"/>
    <w:rsid w:val="00AD1DD5"/>
    <w:rsid w:val="00AD335E"/>
    <w:rsid w:val="00AE1B86"/>
    <w:rsid w:val="00AE4B52"/>
    <w:rsid w:val="00AE72AD"/>
    <w:rsid w:val="00B000A2"/>
    <w:rsid w:val="00B01486"/>
    <w:rsid w:val="00B12B0E"/>
    <w:rsid w:val="00B1501C"/>
    <w:rsid w:val="00B151DB"/>
    <w:rsid w:val="00B1543D"/>
    <w:rsid w:val="00B237FE"/>
    <w:rsid w:val="00B30BBE"/>
    <w:rsid w:val="00B31487"/>
    <w:rsid w:val="00B321CC"/>
    <w:rsid w:val="00B34764"/>
    <w:rsid w:val="00B407DF"/>
    <w:rsid w:val="00B40AAB"/>
    <w:rsid w:val="00B41E7F"/>
    <w:rsid w:val="00B450BF"/>
    <w:rsid w:val="00B515D7"/>
    <w:rsid w:val="00B55987"/>
    <w:rsid w:val="00B57EC6"/>
    <w:rsid w:val="00B615D7"/>
    <w:rsid w:val="00B62F88"/>
    <w:rsid w:val="00B676B4"/>
    <w:rsid w:val="00B71C8F"/>
    <w:rsid w:val="00B7382B"/>
    <w:rsid w:val="00B85066"/>
    <w:rsid w:val="00B86A72"/>
    <w:rsid w:val="00B91131"/>
    <w:rsid w:val="00B97E13"/>
    <w:rsid w:val="00BA078A"/>
    <w:rsid w:val="00BA1BBC"/>
    <w:rsid w:val="00BB2B73"/>
    <w:rsid w:val="00BB7768"/>
    <w:rsid w:val="00BC2E8B"/>
    <w:rsid w:val="00BC2FFC"/>
    <w:rsid w:val="00BC4BB4"/>
    <w:rsid w:val="00BC78EB"/>
    <w:rsid w:val="00BD144D"/>
    <w:rsid w:val="00BE60AC"/>
    <w:rsid w:val="00BF5EC0"/>
    <w:rsid w:val="00BF6E79"/>
    <w:rsid w:val="00C00064"/>
    <w:rsid w:val="00C00DC9"/>
    <w:rsid w:val="00C017A2"/>
    <w:rsid w:val="00C0439C"/>
    <w:rsid w:val="00C0535D"/>
    <w:rsid w:val="00C1070F"/>
    <w:rsid w:val="00C11469"/>
    <w:rsid w:val="00C17F96"/>
    <w:rsid w:val="00C22281"/>
    <w:rsid w:val="00C24803"/>
    <w:rsid w:val="00C2482F"/>
    <w:rsid w:val="00C25189"/>
    <w:rsid w:val="00C267B4"/>
    <w:rsid w:val="00C27A32"/>
    <w:rsid w:val="00C27D1F"/>
    <w:rsid w:val="00C324D9"/>
    <w:rsid w:val="00C34B67"/>
    <w:rsid w:val="00C36156"/>
    <w:rsid w:val="00C40EA1"/>
    <w:rsid w:val="00C43B56"/>
    <w:rsid w:val="00C47A12"/>
    <w:rsid w:val="00C57B58"/>
    <w:rsid w:val="00C60FE0"/>
    <w:rsid w:val="00C64DEF"/>
    <w:rsid w:val="00C823E2"/>
    <w:rsid w:val="00C82A70"/>
    <w:rsid w:val="00C856D3"/>
    <w:rsid w:val="00C94F43"/>
    <w:rsid w:val="00C97915"/>
    <w:rsid w:val="00CA2C0C"/>
    <w:rsid w:val="00CA4896"/>
    <w:rsid w:val="00CB225F"/>
    <w:rsid w:val="00CB73C8"/>
    <w:rsid w:val="00CC2209"/>
    <w:rsid w:val="00CC7121"/>
    <w:rsid w:val="00CE4644"/>
    <w:rsid w:val="00CE48C2"/>
    <w:rsid w:val="00CF41E6"/>
    <w:rsid w:val="00D05573"/>
    <w:rsid w:val="00D10D77"/>
    <w:rsid w:val="00D3186B"/>
    <w:rsid w:val="00D32CC5"/>
    <w:rsid w:val="00D37EA8"/>
    <w:rsid w:val="00D43411"/>
    <w:rsid w:val="00D456A3"/>
    <w:rsid w:val="00D52CC5"/>
    <w:rsid w:val="00D54C6A"/>
    <w:rsid w:val="00D71368"/>
    <w:rsid w:val="00D76F66"/>
    <w:rsid w:val="00D775BE"/>
    <w:rsid w:val="00D81565"/>
    <w:rsid w:val="00D91234"/>
    <w:rsid w:val="00DA054A"/>
    <w:rsid w:val="00DA1D75"/>
    <w:rsid w:val="00DA2C20"/>
    <w:rsid w:val="00DA5223"/>
    <w:rsid w:val="00DB198E"/>
    <w:rsid w:val="00DC2201"/>
    <w:rsid w:val="00DC3C55"/>
    <w:rsid w:val="00DC3DB5"/>
    <w:rsid w:val="00DD0567"/>
    <w:rsid w:val="00DD08F6"/>
    <w:rsid w:val="00DD14FB"/>
    <w:rsid w:val="00DD7A05"/>
    <w:rsid w:val="00DE3347"/>
    <w:rsid w:val="00DF231A"/>
    <w:rsid w:val="00DF3E7D"/>
    <w:rsid w:val="00E00D09"/>
    <w:rsid w:val="00E0171F"/>
    <w:rsid w:val="00E02954"/>
    <w:rsid w:val="00E04079"/>
    <w:rsid w:val="00E1292F"/>
    <w:rsid w:val="00E1577B"/>
    <w:rsid w:val="00E17E2B"/>
    <w:rsid w:val="00E222B3"/>
    <w:rsid w:val="00E26F7E"/>
    <w:rsid w:val="00E2796F"/>
    <w:rsid w:val="00E37A41"/>
    <w:rsid w:val="00E46D55"/>
    <w:rsid w:val="00E54D2C"/>
    <w:rsid w:val="00E5561B"/>
    <w:rsid w:val="00E564E6"/>
    <w:rsid w:val="00E56BFC"/>
    <w:rsid w:val="00E60B3C"/>
    <w:rsid w:val="00E62776"/>
    <w:rsid w:val="00E70313"/>
    <w:rsid w:val="00E704E2"/>
    <w:rsid w:val="00E85104"/>
    <w:rsid w:val="00E87114"/>
    <w:rsid w:val="00E87270"/>
    <w:rsid w:val="00E87CD2"/>
    <w:rsid w:val="00E9300E"/>
    <w:rsid w:val="00EA1993"/>
    <w:rsid w:val="00EA310C"/>
    <w:rsid w:val="00EA6964"/>
    <w:rsid w:val="00EB284A"/>
    <w:rsid w:val="00EB37F1"/>
    <w:rsid w:val="00EC320D"/>
    <w:rsid w:val="00EC3911"/>
    <w:rsid w:val="00EC44BE"/>
    <w:rsid w:val="00EC5F02"/>
    <w:rsid w:val="00ED093B"/>
    <w:rsid w:val="00ED0C8B"/>
    <w:rsid w:val="00ED2D12"/>
    <w:rsid w:val="00EE0051"/>
    <w:rsid w:val="00EE0848"/>
    <w:rsid w:val="00EE0C8B"/>
    <w:rsid w:val="00EE0D69"/>
    <w:rsid w:val="00EE4DE4"/>
    <w:rsid w:val="00EE6A90"/>
    <w:rsid w:val="00EF0023"/>
    <w:rsid w:val="00F05049"/>
    <w:rsid w:val="00F0641A"/>
    <w:rsid w:val="00F1039E"/>
    <w:rsid w:val="00F10ACE"/>
    <w:rsid w:val="00F12A6E"/>
    <w:rsid w:val="00F15328"/>
    <w:rsid w:val="00F20E53"/>
    <w:rsid w:val="00F406FA"/>
    <w:rsid w:val="00F40738"/>
    <w:rsid w:val="00F437C7"/>
    <w:rsid w:val="00F4525E"/>
    <w:rsid w:val="00F46E1A"/>
    <w:rsid w:val="00F51502"/>
    <w:rsid w:val="00F60489"/>
    <w:rsid w:val="00F70CBD"/>
    <w:rsid w:val="00F838B6"/>
    <w:rsid w:val="00F92160"/>
    <w:rsid w:val="00F936D1"/>
    <w:rsid w:val="00F955B1"/>
    <w:rsid w:val="00FA0C8D"/>
    <w:rsid w:val="00FB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3346"/>
  <w15:chartTrackingRefBased/>
  <w15:docId w15:val="{8FBBD486-9680-41F9-B563-35122B99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7A3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7A32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A6E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E1C19"/>
    <w:pPr>
      <w:ind w:left="720"/>
      <w:contextualSpacing/>
    </w:p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686174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686174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686174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EE6A9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E6A9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E6A9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E6A9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E6A90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E6A90"/>
    <w:rPr>
      <w:rFonts w:ascii="Arial" w:hAnsi="Arial" w:cs="Arial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E6A90"/>
    <w:rPr>
      <w:rFonts w:ascii="Arial" w:hAnsi="Arial" w:cs="Arial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7A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5F6B7E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5F6B7E"/>
    <w:rPr>
      <w:color w:val="808080"/>
      <w:shd w:val="clear" w:color="auto" w:fill="E6E6E6"/>
    </w:rPr>
  </w:style>
  <w:style w:type="paragraph" w:styleId="Didascalia">
    <w:name w:val="caption"/>
    <w:basedOn w:val="Normale"/>
    <w:next w:val="Normale"/>
    <w:uiPriority w:val="35"/>
    <w:unhideWhenUsed/>
    <w:qFormat/>
    <w:rsid w:val="00DD0567"/>
    <w:pPr>
      <w:spacing w:after="200"/>
    </w:pPr>
    <w:rPr>
      <w:rFonts w:eastAsiaTheme="minorHAnsi"/>
      <w:i/>
      <w:iCs/>
      <w:color w:val="44546A" w:themeColor="text2"/>
      <w:sz w:val="18"/>
      <w:szCs w:val="1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2B0A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A6E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4286"/>
  </w:style>
  <w:style w:type="paragraph" w:styleId="Pidipagina">
    <w:name w:val="footer"/>
    <w:basedOn w:val="Normale"/>
    <w:link w:val="PidipaginaCarattere"/>
    <w:uiPriority w:val="99"/>
    <w:unhideWhenUsed/>
    <w:rsid w:val="008A428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4286"/>
  </w:style>
  <w:style w:type="table" w:styleId="Grigliatabella">
    <w:name w:val="Table Grid"/>
    <w:basedOn w:val="Tabellanormale"/>
    <w:uiPriority w:val="39"/>
    <w:rsid w:val="00974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177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76" Type="http://schemas.openxmlformats.org/officeDocument/2006/relationships/image" Target="media/image61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7" Type="http://schemas.openxmlformats.org/officeDocument/2006/relationships/settings" Target="settings.xml"/><Relationship Id="rId71" Type="http://schemas.openxmlformats.org/officeDocument/2006/relationships/image" Target="media/image56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diagramData" Target="diagrams/data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emf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87" Type="http://schemas.openxmlformats.org/officeDocument/2006/relationships/image" Target="media/image72.png"/><Relationship Id="rId5" Type="http://schemas.openxmlformats.org/officeDocument/2006/relationships/numbering" Target="numbering.xml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90" Type="http://schemas.openxmlformats.org/officeDocument/2006/relationships/fontTable" Target="fontTable.xml"/><Relationship Id="rId19" Type="http://schemas.openxmlformats.org/officeDocument/2006/relationships/image" Target="media/image4.png"/><Relationship Id="rId14" Type="http://schemas.openxmlformats.org/officeDocument/2006/relationships/diagramColors" Target="diagrams/colors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FAE938-5A62-442F-97D1-82D7997B8B92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t-IT"/>
        </a:p>
      </dgm:t>
    </dgm:pt>
    <dgm:pt modelId="{738BEBA4-7CCF-405D-87FC-A2FA79C196EB}">
      <dgm:prSet phldrT="[Testo]"/>
      <dgm:spPr/>
      <dgm:t>
        <a:bodyPr/>
        <a:lstStyle/>
        <a:p>
          <a:pPr algn="ctr"/>
          <a:r>
            <a:rPr lang="it-IT"/>
            <a:t>Modello Dati</a:t>
          </a:r>
        </a:p>
      </dgm:t>
    </dgm:pt>
    <dgm:pt modelId="{CDC0A0B8-8479-4B91-954D-F9C4B0D7F6E8}" type="parTrans" cxnId="{8AD92138-7144-4EEA-A12E-3386686B3D5A}">
      <dgm:prSet/>
      <dgm:spPr/>
      <dgm:t>
        <a:bodyPr/>
        <a:lstStyle/>
        <a:p>
          <a:pPr algn="ctr"/>
          <a:endParaRPr lang="it-IT"/>
        </a:p>
      </dgm:t>
    </dgm:pt>
    <dgm:pt modelId="{2668126B-0284-41A2-AD90-1EAF3D828E53}" type="sibTrans" cxnId="{8AD92138-7144-4EEA-A12E-3386686B3D5A}">
      <dgm:prSet/>
      <dgm:spPr/>
      <dgm:t>
        <a:bodyPr/>
        <a:lstStyle/>
        <a:p>
          <a:pPr algn="ctr"/>
          <a:endParaRPr lang="it-IT"/>
        </a:p>
      </dgm:t>
    </dgm:pt>
    <dgm:pt modelId="{6FA98CB2-CBC3-4E5D-B51E-3EE326A96863}">
      <dgm:prSet phldrT="[Testo]"/>
      <dgm:spPr/>
      <dgm:t>
        <a:bodyPr/>
        <a:lstStyle/>
        <a:p>
          <a:pPr algn="ctr"/>
          <a:r>
            <a:rPr lang="it-IT"/>
            <a:t>Soluzione A </a:t>
          </a:r>
          <a:br>
            <a:rPr lang="it-IT"/>
          </a:br>
          <a:r>
            <a:rPr lang="it-IT"/>
            <a:t>(NO Tabelle Pivot)</a:t>
          </a:r>
        </a:p>
      </dgm:t>
    </dgm:pt>
    <dgm:pt modelId="{78151950-132D-4DFB-B3C8-70DE80ADCB36}" type="parTrans" cxnId="{6EEED16C-51B2-4AE1-AF82-25663CCD7668}">
      <dgm:prSet/>
      <dgm:spPr/>
      <dgm:t>
        <a:bodyPr/>
        <a:lstStyle/>
        <a:p>
          <a:pPr algn="ctr"/>
          <a:endParaRPr lang="it-IT"/>
        </a:p>
      </dgm:t>
    </dgm:pt>
    <dgm:pt modelId="{4539CB34-3AD9-499E-9B5C-7DCDF2102CE4}" type="sibTrans" cxnId="{6EEED16C-51B2-4AE1-AF82-25663CCD7668}">
      <dgm:prSet/>
      <dgm:spPr/>
      <dgm:t>
        <a:bodyPr/>
        <a:lstStyle/>
        <a:p>
          <a:pPr algn="ctr"/>
          <a:endParaRPr lang="it-IT"/>
        </a:p>
      </dgm:t>
    </dgm:pt>
    <dgm:pt modelId="{D859F0B6-5777-4C57-B329-5C16891152CC}">
      <dgm:prSet phldrT="[Testo]"/>
      <dgm:spPr/>
      <dgm:t>
        <a:bodyPr/>
        <a:lstStyle/>
        <a:p>
          <a:pPr algn="ctr"/>
          <a:r>
            <a:rPr lang="it-IT"/>
            <a:t>Soluzione B </a:t>
          </a:r>
          <a:br>
            <a:rPr lang="it-IT"/>
          </a:br>
          <a:r>
            <a:rPr lang="it-IT"/>
            <a:t>(Tabelle Pivot)</a:t>
          </a:r>
        </a:p>
      </dgm:t>
    </dgm:pt>
    <dgm:pt modelId="{4BCFA5BA-B60A-4822-936E-3339A38E7652}" type="parTrans" cxnId="{B5E32E3C-CA75-4714-BB18-C7E6839DA4A8}">
      <dgm:prSet/>
      <dgm:spPr/>
      <dgm:t>
        <a:bodyPr/>
        <a:lstStyle/>
        <a:p>
          <a:pPr algn="ctr"/>
          <a:endParaRPr lang="it-IT"/>
        </a:p>
      </dgm:t>
    </dgm:pt>
    <dgm:pt modelId="{DE323DBB-3744-4B8F-9706-60273A717323}" type="sibTrans" cxnId="{B5E32E3C-CA75-4714-BB18-C7E6839DA4A8}">
      <dgm:prSet/>
      <dgm:spPr/>
      <dgm:t>
        <a:bodyPr/>
        <a:lstStyle/>
        <a:p>
          <a:pPr algn="ctr"/>
          <a:endParaRPr lang="it-IT"/>
        </a:p>
      </dgm:t>
    </dgm:pt>
    <dgm:pt modelId="{07DFDE59-166D-46F1-B22B-D0619C6283F9}" type="pres">
      <dgm:prSet presAssocID="{ECFAE938-5A62-442F-97D1-82D7997B8B9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EDAD53-3FC5-4A5E-A105-40D9F9ED697D}" type="pres">
      <dgm:prSet presAssocID="{738BEBA4-7CCF-405D-87FC-A2FA79C196EB}" presName="root1" presStyleCnt="0"/>
      <dgm:spPr/>
    </dgm:pt>
    <dgm:pt modelId="{2FBBCF47-C6F7-4363-A45D-4FF06C594AD4}" type="pres">
      <dgm:prSet presAssocID="{738BEBA4-7CCF-405D-87FC-A2FA79C196EB}" presName="LevelOneTextNode" presStyleLbl="node0" presStyleIdx="0" presStyleCnt="1">
        <dgm:presLayoutVars>
          <dgm:chPref val="3"/>
        </dgm:presLayoutVars>
      </dgm:prSet>
      <dgm:spPr/>
    </dgm:pt>
    <dgm:pt modelId="{FD5117E6-A07E-4EFE-B24D-424A9FCF8E5A}" type="pres">
      <dgm:prSet presAssocID="{738BEBA4-7CCF-405D-87FC-A2FA79C196EB}" presName="level2hierChild" presStyleCnt="0"/>
      <dgm:spPr/>
    </dgm:pt>
    <dgm:pt modelId="{F93E8E9B-954D-469C-837B-2C237B6361F0}" type="pres">
      <dgm:prSet presAssocID="{78151950-132D-4DFB-B3C8-70DE80ADCB36}" presName="conn2-1" presStyleLbl="parChTrans1D2" presStyleIdx="0" presStyleCnt="2"/>
      <dgm:spPr/>
    </dgm:pt>
    <dgm:pt modelId="{96BE3704-764E-40A3-9F7C-477B069007F8}" type="pres">
      <dgm:prSet presAssocID="{78151950-132D-4DFB-B3C8-70DE80ADCB36}" presName="connTx" presStyleLbl="parChTrans1D2" presStyleIdx="0" presStyleCnt="2"/>
      <dgm:spPr/>
    </dgm:pt>
    <dgm:pt modelId="{62D25FEF-7339-4A15-A77A-1153409FE876}" type="pres">
      <dgm:prSet presAssocID="{6FA98CB2-CBC3-4E5D-B51E-3EE326A96863}" presName="root2" presStyleCnt="0"/>
      <dgm:spPr/>
    </dgm:pt>
    <dgm:pt modelId="{9E7501BD-F70A-484B-AA32-ABC1603C6A68}" type="pres">
      <dgm:prSet presAssocID="{6FA98CB2-CBC3-4E5D-B51E-3EE326A96863}" presName="LevelTwoTextNode" presStyleLbl="node2" presStyleIdx="0" presStyleCnt="2">
        <dgm:presLayoutVars>
          <dgm:chPref val="3"/>
        </dgm:presLayoutVars>
      </dgm:prSet>
      <dgm:spPr/>
    </dgm:pt>
    <dgm:pt modelId="{510E5A64-79EA-4069-8A24-90A7EA40A5F8}" type="pres">
      <dgm:prSet presAssocID="{6FA98CB2-CBC3-4E5D-B51E-3EE326A96863}" presName="level3hierChild" presStyleCnt="0"/>
      <dgm:spPr/>
    </dgm:pt>
    <dgm:pt modelId="{1AAA07FF-8E12-4FF0-AC69-782561178BEE}" type="pres">
      <dgm:prSet presAssocID="{4BCFA5BA-B60A-4822-936E-3339A38E7652}" presName="conn2-1" presStyleLbl="parChTrans1D2" presStyleIdx="1" presStyleCnt="2"/>
      <dgm:spPr/>
    </dgm:pt>
    <dgm:pt modelId="{0D6B77B6-0331-4E7B-8BE7-16455D6BAC5B}" type="pres">
      <dgm:prSet presAssocID="{4BCFA5BA-B60A-4822-936E-3339A38E7652}" presName="connTx" presStyleLbl="parChTrans1D2" presStyleIdx="1" presStyleCnt="2"/>
      <dgm:spPr/>
    </dgm:pt>
    <dgm:pt modelId="{E4950D36-67E4-4F0D-A823-D20A04FCA2FE}" type="pres">
      <dgm:prSet presAssocID="{D859F0B6-5777-4C57-B329-5C16891152CC}" presName="root2" presStyleCnt="0"/>
      <dgm:spPr/>
    </dgm:pt>
    <dgm:pt modelId="{4F767A7D-A138-4F81-A8B7-3A0D794E83B6}" type="pres">
      <dgm:prSet presAssocID="{D859F0B6-5777-4C57-B329-5C16891152CC}" presName="LevelTwoTextNode" presStyleLbl="node2" presStyleIdx="1" presStyleCnt="2">
        <dgm:presLayoutVars>
          <dgm:chPref val="3"/>
        </dgm:presLayoutVars>
      </dgm:prSet>
      <dgm:spPr/>
    </dgm:pt>
    <dgm:pt modelId="{E56FF16B-1E8F-454E-ADD4-DC63EA8C8A5C}" type="pres">
      <dgm:prSet presAssocID="{D859F0B6-5777-4C57-B329-5C16891152CC}" presName="level3hierChild" presStyleCnt="0"/>
      <dgm:spPr/>
    </dgm:pt>
  </dgm:ptLst>
  <dgm:cxnLst>
    <dgm:cxn modelId="{2C37D308-B15A-4D43-91BC-DD1FD34B64E7}" type="presOf" srcId="{78151950-132D-4DFB-B3C8-70DE80ADCB36}" destId="{F93E8E9B-954D-469C-837B-2C237B6361F0}" srcOrd="0" destOrd="0" presId="urn:microsoft.com/office/officeart/2005/8/layout/hierarchy2"/>
    <dgm:cxn modelId="{C2D0530E-CBC4-4F58-A8B9-31EC2E70837B}" type="presOf" srcId="{4BCFA5BA-B60A-4822-936E-3339A38E7652}" destId="{0D6B77B6-0331-4E7B-8BE7-16455D6BAC5B}" srcOrd="1" destOrd="0" presId="urn:microsoft.com/office/officeart/2005/8/layout/hierarchy2"/>
    <dgm:cxn modelId="{D95BF018-0CFA-4199-97D8-A83A489D35CF}" type="presOf" srcId="{78151950-132D-4DFB-B3C8-70DE80ADCB36}" destId="{96BE3704-764E-40A3-9F7C-477B069007F8}" srcOrd="1" destOrd="0" presId="urn:microsoft.com/office/officeart/2005/8/layout/hierarchy2"/>
    <dgm:cxn modelId="{19A0DA1B-FBA5-4E35-83FD-5E2B86824850}" type="presOf" srcId="{738BEBA4-7CCF-405D-87FC-A2FA79C196EB}" destId="{2FBBCF47-C6F7-4363-A45D-4FF06C594AD4}" srcOrd="0" destOrd="0" presId="urn:microsoft.com/office/officeart/2005/8/layout/hierarchy2"/>
    <dgm:cxn modelId="{1E469829-1D1A-4C4A-A242-FA469FE2E977}" type="presOf" srcId="{D859F0B6-5777-4C57-B329-5C16891152CC}" destId="{4F767A7D-A138-4F81-A8B7-3A0D794E83B6}" srcOrd="0" destOrd="0" presId="urn:microsoft.com/office/officeart/2005/8/layout/hierarchy2"/>
    <dgm:cxn modelId="{8AD92138-7144-4EEA-A12E-3386686B3D5A}" srcId="{ECFAE938-5A62-442F-97D1-82D7997B8B92}" destId="{738BEBA4-7CCF-405D-87FC-A2FA79C196EB}" srcOrd="0" destOrd="0" parTransId="{CDC0A0B8-8479-4B91-954D-F9C4B0D7F6E8}" sibTransId="{2668126B-0284-41A2-AD90-1EAF3D828E53}"/>
    <dgm:cxn modelId="{B5E32E3C-CA75-4714-BB18-C7E6839DA4A8}" srcId="{738BEBA4-7CCF-405D-87FC-A2FA79C196EB}" destId="{D859F0B6-5777-4C57-B329-5C16891152CC}" srcOrd="1" destOrd="0" parTransId="{4BCFA5BA-B60A-4822-936E-3339A38E7652}" sibTransId="{DE323DBB-3744-4B8F-9706-60273A717323}"/>
    <dgm:cxn modelId="{2EC0E24A-1E2D-46B0-BA2F-7668C9062F14}" type="presOf" srcId="{6FA98CB2-CBC3-4E5D-B51E-3EE326A96863}" destId="{9E7501BD-F70A-484B-AA32-ABC1603C6A68}" srcOrd="0" destOrd="0" presId="urn:microsoft.com/office/officeart/2005/8/layout/hierarchy2"/>
    <dgm:cxn modelId="{6EEED16C-51B2-4AE1-AF82-25663CCD7668}" srcId="{738BEBA4-7CCF-405D-87FC-A2FA79C196EB}" destId="{6FA98CB2-CBC3-4E5D-B51E-3EE326A96863}" srcOrd="0" destOrd="0" parTransId="{78151950-132D-4DFB-B3C8-70DE80ADCB36}" sibTransId="{4539CB34-3AD9-499E-9B5C-7DCDF2102CE4}"/>
    <dgm:cxn modelId="{2344E173-68C6-407C-8BB2-31360A691986}" type="presOf" srcId="{4BCFA5BA-B60A-4822-936E-3339A38E7652}" destId="{1AAA07FF-8E12-4FF0-AC69-782561178BEE}" srcOrd="0" destOrd="0" presId="urn:microsoft.com/office/officeart/2005/8/layout/hierarchy2"/>
    <dgm:cxn modelId="{E510A2B1-DB9F-48B3-9AA4-949CCC4D2FBB}" type="presOf" srcId="{ECFAE938-5A62-442F-97D1-82D7997B8B92}" destId="{07DFDE59-166D-46F1-B22B-D0619C6283F9}" srcOrd="0" destOrd="0" presId="urn:microsoft.com/office/officeart/2005/8/layout/hierarchy2"/>
    <dgm:cxn modelId="{0C7CAF7F-F3DB-48E1-B1C1-89C8731B13DC}" type="presParOf" srcId="{07DFDE59-166D-46F1-B22B-D0619C6283F9}" destId="{7BEDAD53-3FC5-4A5E-A105-40D9F9ED697D}" srcOrd="0" destOrd="0" presId="urn:microsoft.com/office/officeart/2005/8/layout/hierarchy2"/>
    <dgm:cxn modelId="{80ABCA30-59B2-4DAD-BF8E-1109B7897D49}" type="presParOf" srcId="{7BEDAD53-3FC5-4A5E-A105-40D9F9ED697D}" destId="{2FBBCF47-C6F7-4363-A45D-4FF06C594AD4}" srcOrd="0" destOrd="0" presId="urn:microsoft.com/office/officeart/2005/8/layout/hierarchy2"/>
    <dgm:cxn modelId="{25A2C24E-34AC-4F2F-A550-6087B8701D89}" type="presParOf" srcId="{7BEDAD53-3FC5-4A5E-A105-40D9F9ED697D}" destId="{FD5117E6-A07E-4EFE-B24D-424A9FCF8E5A}" srcOrd="1" destOrd="0" presId="urn:microsoft.com/office/officeart/2005/8/layout/hierarchy2"/>
    <dgm:cxn modelId="{282497A1-9CE3-4883-A80F-05DD9E38A2B9}" type="presParOf" srcId="{FD5117E6-A07E-4EFE-B24D-424A9FCF8E5A}" destId="{F93E8E9B-954D-469C-837B-2C237B6361F0}" srcOrd="0" destOrd="0" presId="urn:microsoft.com/office/officeart/2005/8/layout/hierarchy2"/>
    <dgm:cxn modelId="{6C863F0A-9B85-454F-B103-25BE9FDEB4FD}" type="presParOf" srcId="{F93E8E9B-954D-469C-837B-2C237B6361F0}" destId="{96BE3704-764E-40A3-9F7C-477B069007F8}" srcOrd="0" destOrd="0" presId="urn:microsoft.com/office/officeart/2005/8/layout/hierarchy2"/>
    <dgm:cxn modelId="{68E7E40A-563A-4954-B472-20F6C4BDBDBF}" type="presParOf" srcId="{FD5117E6-A07E-4EFE-B24D-424A9FCF8E5A}" destId="{62D25FEF-7339-4A15-A77A-1153409FE876}" srcOrd="1" destOrd="0" presId="urn:microsoft.com/office/officeart/2005/8/layout/hierarchy2"/>
    <dgm:cxn modelId="{AE0F316A-6ADE-45B9-A7F9-E6DCC044E1B4}" type="presParOf" srcId="{62D25FEF-7339-4A15-A77A-1153409FE876}" destId="{9E7501BD-F70A-484B-AA32-ABC1603C6A68}" srcOrd="0" destOrd="0" presId="urn:microsoft.com/office/officeart/2005/8/layout/hierarchy2"/>
    <dgm:cxn modelId="{AB5B5409-3516-4774-86BF-74DA8838BBA2}" type="presParOf" srcId="{62D25FEF-7339-4A15-A77A-1153409FE876}" destId="{510E5A64-79EA-4069-8A24-90A7EA40A5F8}" srcOrd="1" destOrd="0" presId="urn:microsoft.com/office/officeart/2005/8/layout/hierarchy2"/>
    <dgm:cxn modelId="{C1A742FA-E1F3-4F87-A1CC-DE4875FACCEB}" type="presParOf" srcId="{FD5117E6-A07E-4EFE-B24D-424A9FCF8E5A}" destId="{1AAA07FF-8E12-4FF0-AC69-782561178BEE}" srcOrd="2" destOrd="0" presId="urn:microsoft.com/office/officeart/2005/8/layout/hierarchy2"/>
    <dgm:cxn modelId="{32055DA6-B6F5-476C-8CDF-188AF81A3DC3}" type="presParOf" srcId="{1AAA07FF-8E12-4FF0-AC69-782561178BEE}" destId="{0D6B77B6-0331-4E7B-8BE7-16455D6BAC5B}" srcOrd="0" destOrd="0" presId="urn:microsoft.com/office/officeart/2005/8/layout/hierarchy2"/>
    <dgm:cxn modelId="{23078224-950D-469E-8897-9AECE9135823}" type="presParOf" srcId="{FD5117E6-A07E-4EFE-B24D-424A9FCF8E5A}" destId="{E4950D36-67E4-4F0D-A823-D20A04FCA2FE}" srcOrd="3" destOrd="0" presId="urn:microsoft.com/office/officeart/2005/8/layout/hierarchy2"/>
    <dgm:cxn modelId="{8EDFFF73-C173-413A-ABDB-683B88C63932}" type="presParOf" srcId="{E4950D36-67E4-4F0D-A823-D20A04FCA2FE}" destId="{4F767A7D-A138-4F81-A8B7-3A0D794E83B6}" srcOrd="0" destOrd="0" presId="urn:microsoft.com/office/officeart/2005/8/layout/hierarchy2"/>
    <dgm:cxn modelId="{B8029E04-6EFE-402D-933D-04201005A67A}" type="presParOf" srcId="{E4950D36-67E4-4F0D-A823-D20A04FCA2FE}" destId="{E56FF16B-1E8F-454E-ADD4-DC63EA8C8A5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BBCF47-C6F7-4363-A45D-4FF06C594AD4}">
      <dsp:nvSpPr>
        <dsp:cNvPr id="0" name=""/>
        <dsp:cNvSpPr/>
      </dsp:nvSpPr>
      <dsp:spPr>
        <a:xfrm>
          <a:off x="391925" y="207632"/>
          <a:ext cx="721409" cy="36070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Modello Dati</a:t>
          </a:r>
        </a:p>
      </dsp:txBody>
      <dsp:txXfrm>
        <a:off x="402490" y="218197"/>
        <a:ext cx="700279" cy="339574"/>
      </dsp:txXfrm>
    </dsp:sp>
    <dsp:sp modelId="{F93E8E9B-954D-469C-837B-2C237B6361F0}">
      <dsp:nvSpPr>
        <dsp:cNvPr id="0" name=""/>
        <dsp:cNvSpPr/>
      </dsp:nvSpPr>
      <dsp:spPr>
        <a:xfrm rot="19457599">
          <a:off x="1079933" y="242446"/>
          <a:ext cx="355367" cy="83671"/>
        </a:xfrm>
        <a:custGeom>
          <a:avLst/>
          <a:gdLst/>
          <a:ahLst/>
          <a:cxnLst/>
          <a:rect l="0" t="0" r="0" b="0"/>
          <a:pathLst>
            <a:path>
              <a:moveTo>
                <a:pt x="0" y="41835"/>
              </a:moveTo>
              <a:lnTo>
                <a:pt x="355367" y="4183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1248733" y="275398"/>
        <a:ext cx="17768" cy="17768"/>
      </dsp:txXfrm>
    </dsp:sp>
    <dsp:sp modelId="{9E7501BD-F70A-484B-AA32-ABC1603C6A68}">
      <dsp:nvSpPr>
        <dsp:cNvPr id="0" name=""/>
        <dsp:cNvSpPr/>
      </dsp:nvSpPr>
      <dsp:spPr>
        <a:xfrm>
          <a:off x="1401899" y="227"/>
          <a:ext cx="721409" cy="36070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Soluzione A </a:t>
          </a:r>
          <a:br>
            <a:rPr lang="it-IT" sz="700" kern="1200"/>
          </a:br>
          <a:r>
            <a:rPr lang="it-IT" sz="700" kern="1200"/>
            <a:t>(NO Tabelle Pivot)</a:t>
          </a:r>
        </a:p>
      </dsp:txBody>
      <dsp:txXfrm>
        <a:off x="1412464" y="10792"/>
        <a:ext cx="700279" cy="339574"/>
      </dsp:txXfrm>
    </dsp:sp>
    <dsp:sp modelId="{1AAA07FF-8E12-4FF0-AC69-782561178BEE}">
      <dsp:nvSpPr>
        <dsp:cNvPr id="0" name=""/>
        <dsp:cNvSpPr/>
      </dsp:nvSpPr>
      <dsp:spPr>
        <a:xfrm rot="2142401">
          <a:off x="1079933" y="449851"/>
          <a:ext cx="355367" cy="83671"/>
        </a:xfrm>
        <a:custGeom>
          <a:avLst/>
          <a:gdLst/>
          <a:ahLst/>
          <a:cxnLst/>
          <a:rect l="0" t="0" r="0" b="0"/>
          <a:pathLst>
            <a:path>
              <a:moveTo>
                <a:pt x="0" y="41835"/>
              </a:moveTo>
              <a:lnTo>
                <a:pt x="355367" y="4183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1248733" y="482803"/>
        <a:ext cx="17768" cy="17768"/>
      </dsp:txXfrm>
    </dsp:sp>
    <dsp:sp modelId="{4F767A7D-A138-4F81-A8B7-3A0D794E83B6}">
      <dsp:nvSpPr>
        <dsp:cNvPr id="0" name=""/>
        <dsp:cNvSpPr/>
      </dsp:nvSpPr>
      <dsp:spPr>
        <a:xfrm>
          <a:off x="1401899" y="415037"/>
          <a:ext cx="721409" cy="36070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Soluzione B </a:t>
          </a:r>
          <a:br>
            <a:rPr lang="it-IT" sz="700" kern="1200"/>
          </a:br>
          <a:r>
            <a:rPr lang="it-IT" sz="700" kern="1200"/>
            <a:t>(Tabelle Pivot)</a:t>
          </a:r>
        </a:p>
      </dsp:txBody>
      <dsp:txXfrm>
        <a:off x="1412464" y="425602"/>
        <a:ext cx="700279" cy="3395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744A2-A0D9-4ADB-BAF9-FA21A37488EB}"/>
</file>

<file path=customXml/itemProps2.xml><?xml version="1.0" encoding="utf-8"?>
<ds:datastoreItem xmlns:ds="http://schemas.openxmlformats.org/officeDocument/2006/customXml" ds:itemID="{7EFE0903-6259-465F-8935-C5338C4CE584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c014026-a0ef-45dc-9ca9-ac355db24e99"/>
    <ds:schemaRef ds:uri="http://purl.org/dc/terms/"/>
    <ds:schemaRef ds:uri="http://schemas.microsoft.com/office/2006/documentManagement/types"/>
    <ds:schemaRef ds:uri="http://schemas.microsoft.com/office/infopath/2007/PartnerControls"/>
    <ds:schemaRef ds:uri="77a3f60d-3740-4b8f-aea2-18b203205ead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5D2D13-B314-475A-BA2E-F21EC2430F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72E643-5AB1-4A2A-AE61-B41ED8663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6197</Words>
  <Characters>35329</Characters>
  <Application>Microsoft Office Word</Application>
  <DocSecurity>0</DocSecurity>
  <Lines>294</Lines>
  <Paragraphs>82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Gianluca Francesconi</cp:lastModifiedBy>
  <cp:revision>3</cp:revision>
  <cp:lastPrinted>2018-05-23T08:00:00Z</cp:lastPrinted>
  <dcterms:created xsi:type="dcterms:W3CDTF">2018-09-07T13:21:00Z</dcterms:created>
  <dcterms:modified xsi:type="dcterms:W3CDTF">2018-09-07T13:50:00Z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_DocHome">
    <vt:i4>1727350706</vt:i4>
  </property>
  <property fmtid="{D5CDD505-2E9C-101B-9397-08002B2CF9AE}" pid="4" name="MediaServiceImageTags">
    <vt:lpwstr/>
  </property>
</Properties>
</file>